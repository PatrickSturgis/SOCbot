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DF9F56" w14:textId="77777777" w:rsidR="005660AF" w:rsidRPr="00AF069C" w:rsidRDefault="00000000">
      <w:pPr>
        <w:pStyle w:val="Title"/>
        <w:rPr>
          <w:rFonts w:ascii="Times New Roman" w:hAnsi="Times New Roman" w:cs="Times New Roman"/>
        </w:rPr>
      </w:pPr>
      <w:r w:rsidRPr="00AF069C">
        <w:rPr>
          <w:rFonts w:ascii="Times New Roman" w:hAnsi="Times New Roman" w:cs="Times New Roman"/>
        </w:rPr>
        <w:t>LLMs for Survey Pretesting: How Well Can Large Language Models Identify Flaws in Survey Questions?</w:t>
      </w:r>
    </w:p>
    <w:p w14:paraId="56F061CF" w14:textId="77777777" w:rsidR="005660AF" w:rsidRPr="00AF069C" w:rsidRDefault="00000000">
      <w:pPr>
        <w:pStyle w:val="Author"/>
        <w:rPr>
          <w:rFonts w:ascii="Times New Roman" w:hAnsi="Times New Roman" w:cs="Times New Roman"/>
        </w:rPr>
      </w:pPr>
      <w:r w:rsidRPr="00AF069C">
        <w:rPr>
          <w:rFonts w:ascii="Times New Roman" w:hAnsi="Times New Roman" w:cs="Times New Roman"/>
        </w:rPr>
        <w:t>Patrick Sturgis</w:t>
      </w:r>
      <w:r w:rsidRPr="00AF069C">
        <w:rPr>
          <w:rFonts w:ascii="Times New Roman" w:hAnsi="Times New Roman" w:cs="Times New Roman"/>
          <w:vertAlign w:val="superscript"/>
        </w:rPr>
        <w:t>1</w:t>
      </w:r>
    </w:p>
    <w:p w14:paraId="5EE52B8C" w14:textId="77777777" w:rsidR="005660AF" w:rsidRPr="00AF069C" w:rsidRDefault="00000000">
      <w:pPr>
        <w:pStyle w:val="Author"/>
        <w:rPr>
          <w:rFonts w:ascii="Times New Roman" w:hAnsi="Times New Roman" w:cs="Times New Roman"/>
        </w:rPr>
      </w:pPr>
      <w:r w:rsidRPr="00AF069C">
        <w:rPr>
          <w:rFonts w:ascii="Times New Roman" w:hAnsi="Times New Roman" w:cs="Times New Roman"/>
        </w:rPr>
        <w:t>Caroline Roberts</w:t>
      </w:r>
      <w:r w:rsidRPr="00AF069C">
        <w:rPr>
          <w:rFonts w:ascii="Times New Roman" w:hAnsi="Times New Roman" w:cs="Times New Roman"/>
          <w:vertAlign w:val="superscript"/>
        </w:rPr>
        <w:t>2,1</w:t>
      </w:r>
    </w:p>
    <w:p w14:paraId="18C48289" w14:textId="77777777" w:rsidR="005660AF" w:rsidRPr="00AF069C" w:rsidRDefault="00000000">
      <w:pPr>
        <w:pStyle w:val="Author"/>
        <w:rPr>
          <w:rFonts w:ascii="Times New Roman" w:hAnsi="Times New Roman" w:cs="Times New Roman"/>
        </w:rPr>
      </w:pPr>
      <w:r w:rsidRPr="00AF069C">
        <w:rPr>
          <w:rFonts w:ascii="Times New Roman" w:hAnsi="Times New Roman" w:cs="Times New Roman"/>
        </w:rPr>
        <w:t>Thomas Robinson</w:t>
      </w:r>
      <w:r w:rsidRPr="00AF069C">
        <w:rPr>
          <w:rFonts w:ascii="Times New Roman" w:hAnsi="Times New Roman" w:cs="Times New Roman"/>
          <w:vertAlign w:val="superscript"/>
        </w:rPr>
        <w:t>1</w:t>
      </w:r>
    </w:p>
    <w:p w14:paraId="45D09218" w14:textId="77777777" w:rsidR="005660AF" w:rsidRPr="00AF069C" w:rsidRDefault="00000000">
      <w:pPr>
        <w:pStyle w:val="Date"/>
        <w:rPr>
          <w:rFonts w:ascii="Times New Roman" w:hAnsi="Times New Roman" w:cs="Times New Roman"/>
        </w:rPr>
      </w:pPr>
      <w:r w:rsidRPr="00AF069C">
        <w:rPr>
          <w:rFonts w:ascii="Times New Roman" w:hAnsi="Times New Roman" w:cs="Times New Roman"/>
        </w:rPr>
        <w:t xml:space="preserve"> </w:t>
      </w:r>
      <w:r w:rsidRPr="00AF069C">
        <w:rPr>
          <w:rFonts w:ascii="Times New Roman" w:hAnsi="Times New Roman" w:cs="Times New Roman"/>
          <w:vertAlign w:val="superscript"/>
        </w:rPr>
        <w:t>1</w:t>
      </w:r>
      <w:r w:rsidRPr="00AF069C">
        <w:rPr>
          <w:rFonts w:ascii="Times New Roman" w:hAnsi="Times New Roman" w:cs="Times New Roman"/>
        </w:rPr>
        <w:t>Department of Methodology, London School of Economics and Political Science</w:t>
      </w:r>
      <w:r w:rsidRPr="00AF069C">
        <w:rPr>
          <w:rFonts w:ascii="Times New Roman" w:hAnsi="Times New Roman" w:cs="Times New Roman"/>
        </w:rPr>
        <w:br/>
      </w:r>
      <w:r w:rsidRPr="00AF069C">
        <w:rPr>
          <w:rFonts w:ascii="Times New Roman" w:hAnsi="Times New Roman" w:cs="Times New Roman"/>
          <w:vertAlign w:val="superscript"/>
        </w:rPr>
        <w:t>2</w:t>
      </w:r>
      <w:r w:rsidRPr="00AF069C">
        <w:rPr>
          <w:rFonts w:ascii="Times New Roman" w:hAnsi="Times New Roman" w:cs="Times New Roman"/>
        </w:rPr>
        <w:t>Department of Sociology, University of Lausanne</w:t>
      </w:r>
      <w:r w:rsidRPr="00AF069C">
        <w:rPr>
          <w:rFonts w:ascii="Times New Roman" w:hAnsi="Times New Roman" w:cs="Times New Roman"/>
        </w:rPr>
        <w:br/>
        <w:t xml:space="preserve">March 2026 </w:t>
      </w:r>
    </w:p>
    <w:p w14:paraId="6D8171C4" w14:textId="77777777" w:rsidR="005660AF" w:rsidRPr="00AF069C" w:rsidRDefault="00000000">
      <w:pPr>
        <w:pStyle w:val="AbstractTitle"/>
        <w:rPr>
          <w:rFonts w:cs="Times New Roman"/>
        </w:rPr>
      </w:pPr>
      <w:r w:rsidRPr="00AF069C">
        <w:rPr>
          <w:rFonts w:cs="Times New Roman"/>
        </w:rPr>
        <w:t>Abstract</w:t>
      </w:r>
    </w:p>
    <w:p w14:paraId="19F65E3F" w14:textId="50E320DC" w:rsidR="005660AF" w:rsidRDefault="002A4623">
      <w:pPr>
        <w:pStyle w:val="Abstract"/>
      </w:pPr>
      <w:r>
        <w:t>Survey question pretesting is essential but costly and time-consuming, creating a need for scalable alternatives. This paper assesses whether large language models (LLMs) can support question review using procedures modelled on cognitive interviewing and expert review. We compare three cognitive-testing and three expert-review prompt variants using 20 questions with deliberately embedded problems and seven control items from the European Social Survey. In a single run, the best-performing configuration detected 75% of embedded problems while identifying relatively few problems in the ESS control questions. Replication revealed within-LLM variation arising from stochastic LLM output and the sampling of different respondent backstories: detection by the strongest cognitive-testing configuration ranged from 65% to 79% across repeated runs. Performance was also sensitive to prompt design and the LLM used. The approach was fast and inexpensive, evaluating a 20-item question set in under an hour at a cost of a few dollars. LLM-based question evaluation therefore has clear potential to complement human pretesting through early-stage screening, expand the pool of items tested, and provide an alternative where resource constraints mean</w:t>
      </w:r>
      <w:r w:rsidRPr="002A4623">
        <w:t xml:space="preserve"> human testing </w:t>
      </w:r>
      <w:r>
        <w:t>is not possible.</w:t>
      </w:r>
    </w:p>
    <w:p w14:paraId="1B8A5BE6" w14:textId="77777777" w:rsidR="005660AF" w:rsidRPr="00AF069C" w:rsidRDefault="00000000">
      <w:pPr>
        <w:pStyle w:val="Heading1"/>
        <w:rPr>
          <w:rFonts w:ascii="Times New Roman" w:hAnsi="Times New Roman" w:cs="Times New Roman"/>
        </w:rPr>
      </w:pPr>
      <w:bookmarkStart w:id="0" w:name="introduction"/>
      <w:r w:rsidRPr="00AF069C">
        <w:rPr>
          <w:rFonts w:ascii="Times New Roman" w:hAnsi="Times New Roman" w:cs="Times New Roman"/>
        </w:rPr>
        <w:t>Introduction</w:t>
      </w:r>
    </w:p>
    <w:p w14:paraId="25F44532" w14:textId="7D0287A2" w:rsidR="005660AF" w:rsidRDefault="00000000">
      <w:pPr>
        <w:pStyle w:val="FirstParagraph"/>
      </w:pPr>
      <w:r>
        <w:t>Cognitive interviewing has become the pre-eminent tool for evaluating draft survey questions before fielding a survey. Its distinctive value lies in anchoring diagnosis in the respondent’s perspective: participants think aloud while answering a question, or respond to targeted probes about their internal thought processes, and a trained analyst identifies difficulties across interviews. Drawing on Tourangeau’s four-stage cognitive model of survey response (Tourangeau et al. 2000), the method is designed to reveal how respondents actually navigate each cognitive stage, surfacing problems that may not be apparent from the question text alone (Willis 2005; Beatty and Willis 2007). Over the past several decades, it has moved from a relatively specialised technique to a routine component of questionnaire development, with its use growing substantially in recent decades across academic, governmental, and applied settings (Caporaso and Presser 2024).</w:t>
      </w:r>
    </w:p>
    <w:p w14:paraId="270F634F" w14:textId="77777777" w:rsidR="005660AF" w:rsidRDefault="00000000">
      <w:pPr>
        <w:pStyle w:val="BodyText"/>
      </w:pPr>
      <w:r>
        <w:t xml:space="preserve">Yet the very success of cognitive interviewing has also drawn attention to its limitations. Although it offers valuable insight into individual and subgroup-level variation in question validity (Collins 2015), it is also labour-intensive, slow, and expensive </w:t>
      </w:r>
      <w:r w:rsidR="003D694A">
        <w:t>to implement</w:t>
      </w:r>
      <w:r>
        <w:t xml:space="preserve">. Conducting interviews, training interviewers, analysing recordings or notes, and iteratively revising items all require substantial </w:t>
      </w:r>
      <w:r w:rsidR="003D694A">
        <w:t xml:space="preserve">time and </w:t>
      </w:r>
      <w:r>
        <w:t xml:space="preserve">resources, which means that only a limited number of questions, respondents, and design variants can usually be examined within real project constraints (Beatty and Willis 2007; Caporaso and Presser 2024). This creates a tension between the aspiration to </w:t>
      </w:r>
      <w:r>
        <w:lastRenderedPageBreak/>
        <w:t>identify as many important problems as possible and the reality that questionnaire development often proceeds under severe operational pressure.</w:t>
      </w:r>
    </w:p>
    <w:p w14:paraId="1461A6DE" w14:textId="0FD90905" w:rsidR="005660AF" w:rsidRDefault="00000000">
      <w:pPr>
        <w:pStyle w:val="BodyText"/>
      </w:pPr>
      <w:r>
        <w:t xml:space="preserve">Cognitive interviewing is also not equally effective at identifying all types of question problems. Because it relies on respondent experience, it is well suited to diagnosing difficulties that arise when someone </w:t>
      </w:r>
      <w:del w:id="1" w:author="Thomas Robinson" w:date="2026-09-13T18:25:00Z" w16du:dateUtc="2026-09-13T17:25:00Z">
        <w:r w:rsidDel="00B44D53">
          <w:delText xml:space="preserve">actually </w:delText>
        </w:r>
      </w:del>
      <w:r>
        <w:t xml:space="preserve">attempts to answer a question, such as confusion over ambiguous wording or inability to map a response onto the available options. It is less well suited, however, to identifying problems that do not create </w:t>
      </w:r>
      <w:del w:id="2" w:author="Thomas Robinson" w:date="2026-09-13T18:26:00Z" w16du:dateUtc="2026-09-13T17:26:00Z">
        <w:r w:rsidDel="00B44D53">
          <w:delText xml:space="preserve">experienced </w:delText>
        </w:r>
      </w:del>
      <w:ins w:id="3" w:author="Thomas Robinson" w:date="2026-09-13T18:26:00Z" w16du:dateUtc="2026-09-13T17:26:00Z">
        <w:r w:rsidR="00B44D53">
          <w:t xml:space="preserve">perceived </w:t>
        </w:r>
      </w:ins>
      <w:r>
        <w:t xml:space="preserve">difficulty, such as subtle presuppositions or leading framing that respondents may accept without noticing (Presser and Blair 1994). An alternative question testing procedure, systematic expert review, relies on expert judgement rather than respondent perspective (Presser et al. 2004): experienced survey methodologists evaluate questions against known problem taxonomies and can catch design flaws that are visible from a methodological standpoint even when respondents do not </w:t>
      </w:r>
      <w:del w:id="4" w:author="Thomas Robinson" w:date="2026-09-13T18:27:00Z" w16du:dateUtc="2026-09-13T17:27:00Z">
        <w:r w:rsidDel="008F715E">
          <w:delText>experience difficulty</w:delText>
        </w:r>
      </w:del>
      <w:ins w:id="5" w:author="Thomas Robinson" w:date="2026-09-13T18:27:00Z" w16du:dateUtc="2026-09-13T17:27:00Z">
        <w:r w:rsidR="008F715E">
          <w:t>have trouble answering</w:t>
        </w:r>
      </w:ins>
      <w:r>
        <w:t>. Comparative work confirms that the two approaches tend to identify different kinds of problems, and that neither is sufficient on its own (Presser and Blair 1994). Both approaches are constrained by the availability of skilled practitioners, and both are too resource-intensive to apply exhaustively across large instruments.</w:t>
      </w:r>
    </w:p>
    <w:p w14:paraId="014B4BF9" w14:textId="3ACBCAB4" w:rsidR="005660AF" w:rsidRDefault="00000000">
      <w:pPr>
        <w:pStyle w:val="BodyText"/>
      </w:pPr>
      <w:r>
        <w:t xml:space="preserve">These long-standing </w:t>
      </w:r>
      <w:r w:rsidR="003D694A">
        <w:t>limitations</w:t>
      </w:r>
      <w:r>
        <w:t xml:space="preserve"> have become newly salient </w:t>
      </w:r>
      <w:r w:rsidR="003D694A">
        <w:t>following</w:t>
      </w:r>
      <w:r>
        <w:t xml:space="preserve"> the </w:t>
      </w:r>
      <w:r w:rsidR="003D694A">
        <w:t>widescale adoption</w:t>
      </w:r>
      <w:r>
        <w:t xml:space="preserve"> of large language models (LLMs), and in particular with their use in simulating human survey respondents</w:t>
      </w:r>
      <w:ins w:id="6" w:author="Thomas Robinson" w:date="2026-09-13T18:27:00Z" w16du:dateUtc="2026-09-13T17:27:00Z">
        <w:r w:rsidR="00CB632B">
          <w:t>--</w:t>
        </w:r>
      </w:ins>
      <w:del w:id="7" w:author="Thomas Robinson" w:date="2026-09-13T18:27:00Z" w16du:dateUtc="2026-09-13T17:27:00Z">
        <w:r w:rsidDel="00CB632B">
          <w:delText xml:space="preserve">, </w:delText>
        </w:r>
      </w:del>
      <w:r>
        <w:t xml:space="preserve">what is referred to as </w:t>
      </w:r>
      <w:ins w:id="8" w:author="Thomas Robinson" w:date="2026-09-13T18:27:00Z" w16du:dateUtc="2026-09-13T17:27:00Z">
        <w:r w:rsidR="00CB632B">
          <w:t>‘</w:t>
        </w:r>
      </w:ins>
      <w:del w:id="9" w:author="Thomas Robinson" w:date="2026-09-13T18:27:00Z" w16du:dateUtc="2026-09-13T17:27:00Z">
        <w:r w:rsidDel="00CB632B">
          <w:delText>’</w:delText>
        </w:r>
      </w:del>
      <w:r>
        <w:t xml:space="preserve">silicon sampling’ (Argyle et al. 2023). While early studies showed that </w:t>
      </w:r>
      <w:r w:rsidR="00546B6D">
        <w:t>using LLMs to simulate human survey responses</w:t>
      </w:r>
      <w:r>
        <w:t xml:space="preserve"> could reproduce aggregate attitudinal patterns and classic experimental effects (Argyle et al. 2023; Aher et al. 2023; Dillion et al. 2023; Sarstedt et al. 2024), subsequent evaluations have identified persistent limitations</w:t>
      </w:r>
      <w:r w:rsidR="003D694A">
        <w:t>, such as</w:t>
      </w:r>
      <w:r>
        <w:t xml:space="preserve"> sensitivity to superficial ordering and label effects (Dominguez-Olmedo et al. 2024), systematic biases toward Western, educated, liberal subgroups (Atari et al. 2023; Santurkar et al. 2023), poor recovery of subgroup patterns in non-English settings (Qi et al. 2024; Heyde et al. 2025), and a tendency for demographic prompting to flatten within-group diversity (Wang et al. 2025). These representational shortcomings </w:t>
      </w:r>
      <w:r w:rsidR="003D694A">
        <w:t>would appear to</w:t>
      </w:r>
      <w:r>
        <w:t xml:space="preserve"> make silicon sampling</w:t>
      </w:r>
      <w:r w:rsidR="003D694A">
        <w:t>, at least in its current forms,</w:t>
      </w:r>
      <w:r>
        <w:t xml:space="preserve"> unsuitable for population inference. They are</w:t>
      </w:r>
      <w:r w:rsidR="003D694A">
        <w:t xml:space="preserve"> potentially</w:t>
      </w:r>
      <w:r>
        <w:t xml:space="preserve"> less consequential, however, in diagnostic applications where the goal is not to estimate population quantities but to identify question design flaws (Sarstedt et al. 2024). It is this diagnostic use case that the present paper addresses.</w:t>
      </w:r>
    </w:p>
    <w:p w14:paraId="40AE4136" w14:textId="4744011B" w:rsidR="005660AF" w:rsidRDefault="00691ECE">
      <w:pPr>
        <w:pStyle w:val="BodyText"/>
      </w:pPr>
      <w:r>
        <w:t xml:space="preserve">In this paper, we present a systematic evaluation of LLM-based question-review procedures modelled on features of cognitive testing and expert review. To simulate cognitive testing, we develop a three-stage pipeline in which synthetic respondents defined by sociodemographic backstories work through questions in a think-aloud format, with an LLM analyst stage that codes identified problems and a synthesis stage that consolidates </w:t>
      </w:r>
      <w:r w:rsidR="003D694A">
        <w:t>them</w:t>
      </w:r>
      <w:r>
        <w:t xml:space="preserve">. We test three prompt variants that differ in how much structure and guidance the synthetic respondent receives. </w:t>
      </w:r>
      <w:r w:rsidR="003D694A">
        <w:t>W</w:t>
      </w:r>
      <w:r>
        <w:t xml:space="preserve">e also evaluate a direct LLM-based expert review in which LLM expert reviewers assess questions </w:t>
      </w:r>
      <w:r w:rsidR="003D694A">
        <w:t>for potential problems</w:t>
      </w:r>
      <w:r>
        <w:t xml:space="preserve">, </w:t>
      </w:r>
      <w:r w:rsidR="003D694A">
        <w:t>again using</w:t>
      </w:r>
      <w:r>
        <w:t xml:space="preserve"> three prompt variants. We assess performance</w:t>
      </w:r>
      <w:r w:rsidR="003D694A">
        <w:t xml:space="preserve"> of both approaches</w:t>
      </w:r>
      <w:r>
        <w:t xml:space="preserve"> using a test set of 27 questions, 20 of which contain deliberately embedded problems spanning eight common problem types and seven of which are well-tested core items from the European Social Survey that serve as controls. We further test whether findings generalise across LLMs by replicating all configurations on two open-weight alternatives alongside the proprietary GPT-4o, </w:t>
      </w:r>
      <w:r>
        <w:lastRenderedPageBreak/>
        <w:t>and on the newer proprietary Claude Opus 5. This design evaluates discrimination between flawed and well-designed items, problem-type detection, and sensitivity to prompt and LLM choice.</w:t>
      </w:r>
    </w:p>
    <w:p w14:paraId="78087F78" w14:textId="18A49162" w:rsidR="005660AF" w:rsidRDefault="00000000">
      <w:pPr>
        <w:pStyle w:val="BodyText"/>
      </w:pPr>
      <w:r>
        <w:t>Our principal contribution is a controlled evaluation of LLM-based question testing in which</w:t>
      </w:r>
      <w:r w:rsidR="003D694A">
        <w:t xml:space="preserve"> identified problems</w:t>
      </w:r>
      <w:r>
        <w:t xml:space="preserve"> can be assessed against a known answer key. </w:t>
      </w:r>
      <w:r w:rsidR="003D694A">
        <w:t>To foreshadow our later results, w</w:t>
      </w:r>
      <w:r>
        <w:t>e find that</w:t>
      </w:r>
      <w:r w:rsidR="003D694A">
        <w:t>, on a single run,</w:t>
      </w:r>
      <w:r>
        <w:t xml:space="preserve"> the best-performing configuration detects three quarters of known problems</w:t>
      </w:r>
      <w:r w:rsidR="003D694A">
        <w:t xml:space="preserve"> </w:t>
      </w:r>
      <w:r>
        <w:t>while producing few</w:t>
      </w:r>
      <w:r w:rsidR="00E7065E">
        <w:t xml:space="preserve"> problems that were not in the deliberately embedded set</w:t>
      </w:r>
      <w:r>
        <w:t xml:space="preserve">. </w:t>
      </w:r>
      <w:r w:rsidR="00691ECE" w:rsidRPr="00691ECE">
        <w:t xml:space="preserve">The cognitive-testing and expert-review pipelines yielded different detection profiles, </w:t>
      </w:r>
      <w:r w:rsidR="00E7065E">
        <w:t xml:space="preserve">which may </w:t>
      </w:r>
      <w:r w:rsidR="00691ECE" w:rsidRPr="00691ECE">
        <w:t>reflec</w:t>
      </w:r>
      <w:r w:rsidR="00E7065E">
        <w:t>t</w:t>
      </w:r>
      <w:r w:rsidR="00691ECE" w:rsidRPr="00691ECE">
        <w:t xml:space="preserve"> the distinct synthetic-respondent and expert-review perspectives from which the LLMs were prompted to evaluate questions</w:t>
      </w:r>
      <w:r>
        <w:t xml:space="preserve">. </w:t>
      </w:r>
      <w:r w:rsidR="00E7065E">
        <w:t xml:space="preserve">Accurate problem detection without a high false-positive rate </w:t>
      </w:r>
      <w:r>
        <w:t>is</w:t>
      </w:r>
      <w:r w:rsidR="003D694A">
        <w:t xml:space="preserve"> also</w:t>
      </w:r>
      <w:r>
        <w:t xml:space="preserve"> sensitive to both prompt design and</w:t>
      </w:r>
      <w:r w:rsidR="003D694A">
        <w:t xml:space="preserve"> the</w:t>
      </w:r>
      <w:r w:rsidR="00691ECE">
        <w:t xml:space="preserve"> specific</w:t>
      </w:r>
      <w:r>
        <w:t xml:space="preserve"> </w:t>
      </w:r>
      <w:r w:rsidR="003D694A">
        <w:t>LLM</w:t>
      </w:r>
      <w:r>
        <w:t xml:space="preserve"> </w:t>
      </w:r>
      <w:r w:rsidR="003D694A">
        <w:t>used</w:t>
      </w:r>
      <w:r>
        <w:t xml:space="preserve">. </w:t>
      </w:r>
    </w:p>
    <w:p w14:paraId="790F1580" w14:textId="77777777" w:rsidR="005660AF" w:rsidRPr="00B34E31" w:rsidRDefault="00000000">
      <w:pPr>
        <w:pStyle w:val="Heading1"/>
        <w:rPr>
          <w:rFonts w:ascii="Times New Roman" w:hAnsi="Times New Roman" w:cs="Times New Roman"/>
        </w:rPr>
      </w:pPr>
      <w:bookmarkStart w:id="10" w:name="methodology"/>
      <w:bookmarkEnd w:id="0"/>
      <w:r w:rsidRPr="00B34E31">
        <w:rPr>
          <w:rFonts w:ascii="Times New Roman" w:hAnsi="Times New Roman" w:cs="Times New Roman"/>
        </w:rPr>
        <w:t>Methodology</w:t>
      </w:r>
    </w:p>
    <w:p w14:paraId="52B8D9E4" w14:textId="77777777" w:rsidR="005660AF" w:rsidRPr="00B34E31" w:rsidRDefault="00000000">
      <w:pPr>
        <w:pStyle w:val="Heading2"/>
        <w:rPr>
          <w:rFonts w:ascii="Times New Roman" w:hAnsi="Times New Roman" w:cs="Times New Roman"/>
        </w:rPr>
      </w:pPr>
      <w:bookmarkStart w:id="11" w:name="simulated-cognitive-testing"/>
      <w:r w:rsidRPr="00B34E31">
        <w:rPr>
          <w:rFonts w:ascii="Times New Roman" w:hAnsi="Times New Roman" w:cs="Times New Roman"/>
        </w:rPr>
        <w:t>Simulated cognitive testing</w:t>
      </w:r>
    </w:p>
    <w:p w14:paraId="188BEC8D" w14:textId="5A9FFA9A" w:rsidR="00C64E5D" w:rsidRDefault="00000000" w:rsidP="00546B6D">
      <w:pPr>
        <w:pStyle w:val="FirstParagraph"/>
      </w:pPr>
      <w:r>
        <w:t xml:space="preserve">To simulate cognitive testing, we develop an LLM-based pipeline comprising synthetic respondent generation, LLM analyst coding, and synthesis stages. The pipeline is implemented in Python, using provider APIs for proprietary LLMs and </w:t>
      </w:r>
      <w:r w:rsidR="00691ECE" w:rsidRPr="00691ECE">
        <w:t>SGLang</w:t>
      </w:r>
      <w:r>
        <w:t xml:space="preserve"> for locally served open-weight LLMs.</w:t>
      </w:r>
      <w:r w:rsidR="00691ECE">
        <w:t xml:space="preserve"> </w:t>
      </w:r>
      <w:r w:rsidR="00C64E5D">
        <w:t>T</w:t>
      </w:r>
      <w:r>
        <w:t>he architecture is agnostic</w:t>
      </w:r>
      <w:r w:rsidR="00C64E5D">
        <w:t xml:space="preserve"> to the choice of LLM</w:t>
      </w:r>
      <w:r>
        <w:t xml:space="preserve"> and not tied to any specific interface.</w:t>
      </w:r>
      <w:r w:rsidR="00546B6D">
        <w:t xml:space="preserve"> </w:t>
      </w:r>
      <w:r>
        <w:t>The pipeline proceeds in three stages (Figure </w:t>
      </w:r>
      <w:hyperlink w:anchor="fig:pipeline">
        <w:r w:rsidR="005660AF">
          <w:rPr>
            <w:rStyle w:val="Hyperlink"/>
          </w:rPr>
          <w:t>1</w:t>
        </w:r>
      </w:hyperlink>
      <w:r>
        <w:t xml:space="preserve">). First, a random sample of </w:t>
      </w:r>
      <m:oMath>
        <m:r>
          <w:rPr>
            <w:rFonts w:ascii="Cambria Math" w:hAnsi="Cambria Math"/>
          </w:rPr>
          <m:t>n</m:t>
        </m:r>
      </m:oMath>
      <w:r>
        <w:t xml:space="preserve"> respondent backstories is drawn from a pool derived from a survey sample of the target population.</w:t>
      </w:r>
      <w:r w:rsidR="00C64E5D">
        <w:t xml:space="preserve"> Here we use </w:t>
      </w:r>
      <w:r>
        <w:t xml:space="preserve">the 2018 </w:t>
      </w:r>
      <w:r w:rsidR="00C64E5D">
        <w:t>European Social Survey (</w:t>
      </w:r>
      <w:r>
        <w:t>ESS</w:t>
      </w:r>
      <w:r w:rsidR="00C64E5D">
        <w:t>)</w:t>
      </w:r>
      <w:r>
        <w:t xml:space="preserve"> UK dataset, a probability sample of the UK general population aged 15 and over. The pool contains 2,204 respondent backstories, each built from</w:t>
      </w:r>
      <w:r w:rsidR="00C64E5D">
        <w:t xml:space="preserve"> the following</w:t>
      </w:r>
      <w:r>
        <w:t xml:space="preserve"> demographic variables in the ESS record: age, gender, education, employment status, region, household composition, and income band. Each backstory is constructed deterministically by inserting the ESS record’s demographic values into a natural-language template. </w:t>
      </w:r>
      <w:r w:rsidR="00B825EE">
        <w:t>For each sampled backstory, a separate LLM call generates a synthetic respondent’s think-aloud response to the survey question, including the reasoning process and any difficulties encountered in answering.</w:t>
      </w:r>
      <w:r>
        <w:t xml:space="preserve"> </w:t>
      </w:r>
    </w:p>
    <w:p w14:paraId="4AFEA634" w14:textId="77777777" w:rsidR="00C64E5D" w:rsidRDefault="00C64E5D">
      <w:pPr>
        <w:pStyle w:val="BodyText"/>
      </w:pPr>
      <w:r>
        <w:t xml:space="preserve">In the second stage, an LLM analyst reads each synthetic respondent’s transcript and codes any problems that are evidenced in the text. The analyst prompt instructs the LLM analyst to identify only problems that are supported by specific transcript evidence, to return an empty list where the synthetic respondent navigated the question without difficulty, and to record for each problem a plain-language description, the supporting excerpt from the transcript, and a severity rating on a 1 to 10 scale (where 1 indicates negligible distortion to the respondent’s answer and 10 indicates the answer is rendered meaningless). </w:t>
      </w:r>
    </w:p>
    <w:p w14:paraId="263AEF96" w14:textId="3F16DC9D" w:rsidR="005660AF" w:rsidRDefault="00C64E5D">
      <w:pPr>
        <w:pStyle w:val="BodyText"/>
      </w:pPr>
      <w:r>
        <w:t xml:space="preserve">In the third stage, </w:t>
      </w:r>
      <w:del w:id="12" w:author="Thomas Robinson" w:date="2026-09-13T18:30:00Z" w16du:dateUtc="2026-09-13T17:30:00Z">
        <w:r w:rsidDel="00C74299">
          <w:delText xml:space="preserve">a synthesis step uses </w:delText>
        </w:r>
      </w:del>
      <w:r>
        <w:t xml:space="preserve">a separate LLM </w:t>
      </w:r>
      <w:del w:id="13" w:author="Thomas Robinson" w:date="2026-09-13T18:30:00Z" w16du:dateUtc="2026-09-13T17:30:00Z">
        <w:r w:rsidDel="00C74299">
          <w:delText>call</w:delText>
        </w:r>
        <w:r w:rsidR="00B825EE" w:rsidDel="00C74299">
          <w:delText xml:space="preserve"> </w:delText>
        </w:r>
        <w:r w:rsidDel="00C74299">
          <w:delText>to consolidate</w:delText>
        </w:r>
      </w:del>
      <w:ins w:id="14" w:author="Thomas Robinson" w:date="2026-09-13T18:30:00Z" w16du:dateUtc="2026-09-13T17:30:00Z">
        <w:r w:rsidR="00C74299">
          <w:t>synthesizes the</w:t>
        </w:r>
      </w:ins>
      <w:r>
        <w:t xml:space="preserve"> identified problems across the </w:t>
      </w:r>
      <m:oMath>
        <m:r>
          <w:rPr>
            <w:rFonts w:ascii="Cambria Math" w:hAnsi="Cambria Math"/>
          </w:rPr>
          <m:t>n</m:t>
        </m:r>
      </m:oMath>
      <w:r>
        <w:t xml:space="preserve"> synthetic respondents, merging observations that describe the same underlying problem. For the main results reported here we set </w:t>
      </w:r>
      <m:oMath>
        <m:r>
          <w:rPr>
            <w:rFonts w:ascii="Cambria Math" w:hAnsi="Cambria Math"/>
          </w:rPr>
          <m:t>n</m:t>
        </m:r>
        <m:r>
          <m:rPr>
            <m:sty m:val="p"/>
          </m:rPr>
          <w:rPr>
            <w:rFonts w:ascii="Cambria Math" w:hAnsi="Cambria Math"/>
          </w:rPr>
          <m:t>=</m:t>
        </m:r>
        <m:r>
          <w:rPr>
            <w:rFonts w:ascii="Cambria Math" w:hAnsi="Cambria Math"/>
          </w:rPr>
          <m:t>30</m:t>
        </m:r>
      </m:oMath>
      <w:r>
        <w:t xml:space="preserve"> to </w:t>
      </w:r>
      <w:commentRangeStart w:id="15"/>
      <w:r>
        <w:t xml:space="preserve">limit the costs of API calls </w:t>
      </w:r>
      <w:commentRangeEnd w:id="15"/>
      <w:r w:rsidR="00BB1D8F">
        <w:rPr>
          <w:rStyle w:val="CommentReference"/>
          <w:sz w:val="23"/>
          <w:szCs w:val="24"/>
        </w:rPr>
        <w:commentReference w:id="15"/>
      </w:r>
      <w:r>
        <w:t xml:space="preserve">and because preliminary testing indicated the number of identified problems tails off above this sample size. Because each run draws a different random sample of backstories from the pool, repeated runs produce </w:t>
      </w:r>
      <w:del w:id="16" w:author="Thomas Robinson" w:date="2026-09-13T18:31:00Z" w16du:dateUtc="2026-09-13T17:31:00Z">
        <w:r w:rsidDel="006D4430">
          <w:delText xml:space="preserve">somewhat </w:delText>
        </w:r>
      </w:del>
      <w:ins w:id="17" w:author="Thomas Robinson" w:date="2026-09-13T18:31:00Z" w16du:dateUtc="2026-09-13T17:31:00Z">
        <w:r w:rsidR="006D4430">
          <w:t xml:space="preserve">slightly </w:t>
        </w:r>
      </w:ins>
      <w:r>
        <w:t xml:space="preserve">different sets of identified problems. In addition to the think-aloud transcript, each synthetic </w:t>
      </w:r>
      <w:r>
        <w:lastRenderedPageBreak/>
        <w:t xml:space="preserve">respondent records the answer they have selected and rates their confidence in that answer on a 1 to 5 scale, providing a potential supplementary signal of </w:t>
      </w:r>
      <w:commentRangeStart w:id="18"/>
      <w:r>
        <w:t>experienced difficulty</w:t>
      </w:r>
      <w:commentRangeEnd w:id="18"/>
      <w:r w:rsidR="006D4430">
        <w:rPr>
          <w:rStyle w:val="CommentReference"/>
          <w:sz w:val="23"/>
          <w:szCs w:val="24"/>
        </w:rPr>
        <w:commentReference w:id="18"/>
      </w:r>
      <w:r>
        <w:t>.</w:t>
      </w:r>
    </w:p>
    <w:p w14:paraId="3E06070A" w14:textId="77777777" w:rsidR="005660AF" w:rsidRDefault="00000000">
      <w:pPr>
        <w:pStyle w:val="CaptionedFigure"/>
      </w:pPr>
      <w:bookmarkStart w:id="19" w:name="fig:pipeline"/>
      <w:r>
        <w:rPr>
          <w:noProof/>
        </w:rPr>
        <w:drawing>
          <wp:inline distT="0" distB="0" distL="0" distR="0" wp14:anchorId="72382356" wp14:editId="04C7AD8F">
            <wp:extent cx="4533423" cy="1781391"/>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pipeline_diagrams.pdf"/>
                    <pic:cNvPicPr>
                      <a:picLocks noChangeAspect="1" noChangeArrowheads="1"/>
                    </pic:cNvPicPr>
                  </pic:nvPicPr>
                  <pic:blipFill rotWithShape="1">
                    <a:blip r:embed="rId12"/>
                    <a:srcRect t="3979" b="65657"/>
                    <a:stretch>
                      <a:fillRect/>
                    </a:stretch>
                  </pic:blipFill>
                  <pic:spPr bwMode="auto">
                    <a:xfrm>
                      <a:off x="0" y="0"/>
                      <a:ext cx="4533900" cy="1781578"/>
                    </a:xfrm>
                    <a:prstGeom prst="rect">
                      <a:avLst/>
                    </a:prstGeom>
                    <a:noFill/>
                    <a:ln>
                      <a:noFill/>
                    </a:ln>
                    <a:extLst>
                      <a:ext uri="{53640926-AAD7-44D8-BBD7-CCE9431645EC}">
                        <a14:shadowObscured xmlns:a14="http://schemas.microsoft.com/office/drawing/2010/main"/>
                      </a:ext>
                    </a:extLst>
                  </pic:spPr>
                </pic:pic>
              </a:graphicData>
            </a:graphic>
          </wp:inline>
        </w:drawing>
      </w:r>
    </w:p>
    <w:p w14:paraId="0848D14B" w14:textId="77777777" w:rsidR="005660AF" w:rsidRDefault="00000000">
      <w:pPr>
        <w:pStyle w:val="ImageCaption"/>
      </w:pPr>
      <w:r>
        <w:t>Simulated cognitive testing pipeline. Stage 1 draws a random sample of backstories from survey microdata and generates think-aloud transcripts. Stage 2 codes each transcript for problems. Stage 3 consolidates findings across synthetic respondents.</w:t>
      </w:r>
    </w:p>
    <w:bookmarkEnd w:id="19"/>
    <w:p w14:paraId="6C91E8BC" w14:textId="6D3881E5" w:rsidR="005660AF" w:rsidRDefault="00B825EE">
      <w:pPr>
        <w:pStyle w:val="BodyText"/>
      </w:pPr>
      <w:r>
        <w:t>Early testing revealed substantial variation in identified problems according to the content of the prompt. We therefore implement</w:t>
      </w:r>
      <w:r w:rsidR="00BF6D5C">
        <w:t>ed</w:t>
      </w:r>
      <w:r>
        <w:t xml:space="preserve"> three prompt variants which differ in how much cognitive structure and problem-type guidance the synthetic respondent receives, holding all other content constant. In the first (CI-Open), the synthetic respondent is provided with no framework or problem types mentioned in the prompt. In the second (CI-Structured), the synthetic respondent follows Tourangeau’s four-stage cognitive model of survey response (Tourangeau et al. 2000), covering comprehension, retrieval, judgement, and response mapping, but no problem types are named. In the third (CI-List), the same four-stage structure includes explicit lists of common problem types at each stage (e.g., double-barrelled wording at comprehension, recall difficulty at retrieval, poor fit at response mapping). All three share the same analyst and synthesis prompts. </w:t>
      </w:r>
      <w:del w:id="20" w:author="Thomas Robinson" w:date="2026-09-11T18:08:00Z">
        <w:r>
          <w:delText xml:space="preserve">Full prompt texts are provided in </w:delText>
        </w:r>
      </w:del>
      <w:ins w:id="21" w:author="Thomas Robinson" w:date="2026-09-11T18:08:00Z">
        <w:r>
          <w:t xml:space="preserve">Prompt templates are presented in </w:t>
        </w:r>
      </w:ins>
      <w:hyperlink w:anchor="app:prompts">
        <w:r>
          <w:rPr>
            <w:rStyle w:val="Hyperlink"/>
          </w:rPr>
          <w:t>Appendix C</w:t>
        </w:r>
      </w:hyperlink>
      <w:r>
        <w:t>.</w:t>
      </w:r>
    </w:p>
    <w:p w14:paraId="349A60DE" w14:textId="77777777" w:rsidR="005660AF" w:rsidRPr="00B34E31" w:rsidRDefault="00000000">
      <w:pPr>
        <w:pStyle w:val="Heading2"/>
        <w:rPr>
          <w:rFonts w:ascii="Times New Roman" w:hAnsi="Times New Roman" w:cs="Times New Roman"/>
        </w:rPr>
      </w:pPr>
      <w:bookmarkStart w:id="22" w:name="expert-review"/>
      <w:bookmarkEnd w:id="11"/>
      <w:r w:rsidRPr="00B34E31">
        <w:rPr>
          <w:rFonts w:ascii="Times New Roman" w:hAnsi="Times New Roman" w:cs="Times New Roman"/>
        </w:rPr>
        <w:t>Expert review</w:t>
      </w:r>
    </w:p>
    <w:p w14:paraId="21830622" w14:textId="77777777" w:rsidR="004F0D16" w:rsidRDefault="004F0D16">
      <w:pPr>
        <w:pStyle w:val="FirstParagraph"/>
      </w:pPr>
      <w:r w:rsidRPr="004F0D16">
        <w:t>For LLM-based expert review, three independent LLM expert reviewers</w:t>
      </w:r>
      <w:r>
        <w:rPr>
          <w:rStyle w:val="FootnoteReference"/>
        </w:rPr>
        <w:footnoteReference w:id="1"/>
      </w:r>
      <w:r w:rsidRPr="004F0D16">
        <w:t xml:space="preserve"> assess the question directly. Each is prompted to act as a survey methodology expert and identify potential problems. A synthesis step then consolidates the</w:t>
      </w:r>
      <w:r>
        <w:t xml:space="preserve"> identified problems</w:t>
      </w:r>
      <w:r w:rsidRPr="004F0D16">
        <w:t>, merges duplicates, and forms compound codes from overlapping problems.</w:t>
      </w:r>
      <w:r>
        <w:t xml:space="preserve"> The prompt also elicits severity ratings for each identified problem on a 1–10 scale (where 1 indicates negligible distortion and 10 indicates the answer is rendered meaningless) and the final severity for each problem is taken as the mean across the three expert reviewers. </w:t>
      </w:r>
    </w:p>
    <w:p w14:paraId="3A8F05E4" w14:textId="604BDE4D" w:rsidR="005660AF" w:rsidRDefault="004F0D16">
      <w:pPr>
        <w:pStyle w:val="FirstParagraph"/>
      </w:pPr>
      <w:r>
        <w:t xml:space="preserve">As with simulated cognitive testing, the expert review pipeline implements three prompt variants which vary in the level of information and structure provided about potential problems. In the first variant (ER-Checklist), expert reviewers evaluate the question against a seven-type checklist (comprehension, double-barrelled, retrieval, response mapping, social desirability, presupposition, </w:t>
      </w:r>
      <w:r>
        <w:lastRenderedPageBreak/>
        <w:t xml:space="preserve">tautology), marking each as present or absent, and the synthesis merges by type label. In the second (ER-Open), they are asked to identify problems in their own terms with no predefined types and are told that problems should be specific to the question rather than generic observations. In the third (ER-Restrained), the same label-free approach is used but with strong restraint language instructing reviewers to report only problems genuinely likely to affect respondents and to return an empty list if the question is well designed. </w:t>
      </w:r>
      <w:del w:id="23" w:author="Thomas Robinson" w:date="2026-09-11T18:08:00Z">
        <w:r>
          <w:delText>Full prompt texts are provided in Appendix C.</w:delText>
        </w:r>
      </w:del>
      <w:ins w:id="24" w:author="Thomas Robinson" w:date="2026-09-11T18:08:00Z">
        <w:r>
          <w:t>Prompt templates are presented in Appendix C.</w:t>
        </w:r>
      </w:ins>
    </w:p>
    <w:p w14:paraId="1BE1D6DE" w14:textId="77777777" w:rsidR="005660AF" w:rsidRPr="00B34E31" w:rsidRDefault="00000000">
      <w:pPr>
        <w:pStyle w:val="Heading2"/>
        <w:rPr>
          <w:rFonts w:ascii="Times New Roman" w:hAnsi="Times New Roman" w:cs="Times New Roman"/>
        </w:rPr>
      </w:pPr>
      <w:bookmarkStart w:id="25" w:name="test-set-and-evaluation-design"/>
      <w:bookmarkEnd w:id="22"/>
      <w:r w:rsidRPr="00B34E31">
        <w:rPr>
          <w:rFonts w:ascii="Times New Roman" w:hAnsi="Times New Roman" w:cs="Times New Roman"/>
        </w:rPr>
        <w:t>Test set and evaluation design</w:t>
      </w:r>
    </w:p>
    <w:p w14:paraId="41FCD0B9" w14:textId="554FAD97" w:rsidR="005F3111" w:rsidRPr="005F3111" w:rsidRDefault="005F3111" w:rsidP="005F3111">
      <w:pPr>
        <w:pStyle w:val="BodyText"/>
        <w:rPr>
          <w:lang w:val="en-GB"/>
        </w:rPr>
      </w:pPr>
      <w:r>
        <w:rPr>
          <w:lang w:val="en-GB"/>
        </w:rPr>
        <w:t>The test set comprises 27 survey questions. Following Blair and Conrad (2011), twenty deliberately flawed items were designed by the first author using established taxonomies of question-design defects (Willis 2005; Presser and Blair 1994). Each contains one to three commonly encountered problems, including double-barrelled questions, presupposition, vague or ambiguous wording, response-mapping failures, retrieval and recall difficulty, leading or loaded phrasing, sensitivity, and complex syntax. The pipeline is not constrained to these categories and may identify problems of any kind. The remaining seven questions are core items from the European Social Survey (ESS). Having undergone the ESS’s rigorous multi-stage development process, these items serve as controls that should contain few or no problems. The full test set and answer key are provided in Appendix B.</w:t>
      </w:r>
    </w:p>
    <w:p w14:paraId="1AE02D64" w14:textId="12A4FE84" w:rsidR="00E459B2" w:rsidRDefault="00E459B2" w:rsidP="005F3111">
      <w:pPr>
        <w:pStyle w:val="BodyText"/>
      </w:pPr>
      <w:r>
        <w:t xml:space="preserve">LLMs were also used to determine whether each problem identified by the pipelines corresponded to one of the deliberately embedded problems in the answer key. For each question, every pipeline-identified problem was compared separately with every answer-key problem. For each pair, a matching LLM was shown the survey question and both problem descriptions and prompted to classify the pair as an exact match, an approximate match, or a non-match. Matches were then assigned one-to-one: exact matches were assigned first, followed by approximate matches among the problems that remained unmatched. For the six primary GPT-4o runs, Claude Opus 4.6 and GPT-5.4 performed these classifications independently. </w:t>
      </w:r>
      <w:del w:id="26" w:author="Thomas Robinson" w:date="2026-09-11T17:29:00Z">
        <w:r>
          <w:delText>They agreed on 721 of the 764 problem-pair classifications (94%), providing strong evidence that the matching classifications were reliable across independent LLM judges. The 43 discordant classifications were adjudicated by the first author.</w:delText>
        </w:r>
      </w:del>
      <w:ins w:id="27" w:author="Thomas Robinson" w:date="2026-09-11T17:29:00Z">
        <w:r>
          <w:t>They agreed on match versus no-match status for 721 of the 764 problem pairs (94%); three-category agreement across exact, approximate, and non-match classifications was 710 of 764 (93%). The 43 binary disagreements were adjudicated by the first author.</w:t>
        </w:r>
      </w:ins>
      <w:r>
        <w:t xml:space="preserve"> Outputs from Llama-3.3, Qwen3, and Opus 5 were matched by GPT-5.4 alone. Full details of the matching procedure are provided in Appendix E.</w:t>
      </w:r>
    </w:p>
    <w:p w14:paraId="253A0330" w14:textId="3ADF8FA6" w:rsidR="005F3111" w:rsidRPr="005F3111" w:rsidRDefault="005F3111" w:rsidP="005F3111">
      <w:pPr>
        <w:pStyle w:val="BodyText"/>
        <w:rPr>
          <w:lang w:val="en-GB"/>
        </w:rPr>
      </w:pPr>
      <w:r w:rsidRPr="005F3111">
        <w:rPr>
          <w:lang w:val="en-GB"/>
        </w:rPr>
        <w:t xml:space="preserve">This design allows us to assess two aspects of </w:t>
      </w:r>
      <w:r w:rsidR="008A54F7">
        <w:rPr>
          <w:lang w:val="en-GB"/>
        </w:rPr>
        <w:t xml:space="preserve">pipeline </w:t>
      </w:r>
      <w:r w:rsidRPr="005F3111">
        <w:rPr>
          <w:lang w:val="en-GB"/>
        </w:rPr>
        <w:t xml:space="preserve">performance. Detection rate is the proportion of the 48 known problems identified and is equivalent to sensitivity, TP/(TP + FN). We also report the mean number of unmatched </w:t>
      </w:r>
      <w:r w:rsidR="008A54F7">
        <w:rPr>
          <w:lang w:val="en-GB"/>
        </w:rPr>
        <w:t>identified problems</w:t>
      </w:r>
      <w:r w:rsidRPr="005F3111">
        <w:rPr>
          <w:lang w:val="en-GB"/>
        </w:rPr>
        <w:t xml:space="preserve"> per question. We term these findings provisional false positives because the embedded problems may not capture every genuine problem in the test questions. This measure is not the conventional false-positive rate, FP/(FP + TN), because survey questions do not provide a finite set of true-negative problem instances. Consequently, specificity and overall diagnostic accuracy cannot be calculated. Comparisons between flawed questions and ESS controls instead provide a descriptive indication of discrimination. To </w:t>
      </w:r>
      <w:r w:rsidR="008A54F7">
        <w:rPr>
          <w:lang w:val="en-GB"/>
        </w:rPr>
        <w:t>provide an indication of</w:t>
      </w:r>
      <w:r w:rsidRPr="005F3111">
        <w:rPr>
          <w:lang w:val="en-GB"/>
        </w:rPr>
        <w:t xml:space="preserve"> the proportion of provisional false positives that represented genuine problems, two questionnaire design specialists independently </w:t>
      </w:r>
      <w:r w:rsidR="008A54F7">
        <w:rPr>
          <w:lang w:val="en-GB"/>
        </w:rPr>
        <w:t>rated</w:t>
      </w:r>
      <w:r>
        <w:rPr>
          <w:lang w:val="en-GB"/>
        </w:rPr>
        <w:t xml:space="preserve"> unmatched </w:t>
      </w:r>
      <w:r w:rsidR="008A54F7">
        <w:rPr>
          <w:lang w:val="en-GB"/>
        </w:rPr>
        <w:t>problems</w:t>
      </w:r>
      <w:r>
        <w:rPr>
          <w:lang w:val="en-GB"/>
        </w:rPr>
        <w:t xml:space="preserve"> from additional runs of the two highest-performing configurations without </w:t>
      </w:r>
      <w:r>
        <w:rPr>
          <w:lang w:val="en-GB"/>
        </w:rPr>
        <w:lastRenderedPageBreak/>
        <w:t>seeing the answer key or the original matching decisions. Further details of this adjudication and its findings are reported in the Results.</w:t>
      </w:r>
    </w:p>
    <w:p w14:paraId="3D990235" w14:textId="65BB6768" w:rsidR="005660AF" w:rsidRDefault="00000000">
      <w:pPr>
        <w:pStyle w:val="BodyText"/>
      </w:pPr>
      <w:r>
        <w:t xml:space="preserve">The use of </w:t>
      </w:r>
      <w:r w:rsidR="008A54F7">
        <w:t xml:space="preserve">questions </w:t>
      </w:r>
      <w:r>
        <w:t xml:space="preserve">with </w:t>
      </w:r>
      <w:r w:rsidR="003C1BD9">
        <w:t>deliberately</w:t>
      </w:r>
      <w:r>
        <w:t xml:space="preserve"> embedded problems is not intended to approximate the complexity of real-world questionnaire development</w:t>
      </w:r>
      <w:r w:rsidR="003C1BD9">
        <w:t xml:space="preserve"> but</w:t>
      </w:r>
      <w:r w:rsidR="00DD60E0">
        <w:t>,</w:t>
      </w:r>
      <w:r w:rsidR="003C1BD9">
        <w:t xml:space="preserve"> r</w:t>
      </w:r>
      <w:r>
        <w:t>ather</w:t>
      </w:r>
      <w:r w:rsidR="00DD60E0">
        <w:t>,</w:t>
      </w:r>
      <w:r>
        <w:t xml:space="preserve"> provides a </w:t>
      </w:r>
      <w:r w:rsidR="003C1BD9">
        <w:t>clean</w:t>
      </w:r>
      <w:r>
        <w:t xml:space="preserve"> strategy</w:t>
      </w:r>
      <w:r w:rsidR="008A54F7">
        <w:t xml:space="preserve"> for assessing pipeline </w:t>
      </w:r>
      <w:r>
        <w:t>pe</w:t>
      </w:r>
      <w:ins w:id="28" w:author="Thomas Robinson" w:date="2026-09-13T19:15:00Z" w16du:dateUtc="2026-09-13T18:15:00Z">
        <w:r w:rsidR="00DC376A">
          <w:t>r</w:t>
        </w:r>
      </w:ins>
      <w:r>
        <w:t>formance</w:t>
      </w:r>
      <w:r w:rsidR="003C1BD9">
        <w:t>. W</w:t>
      </w:r>
      <w:r>
        <w:t>ithout a</w:t>
      </w:r>
      <w:r w:rsidR="008A54F7">
        <w:t>n</w:t>
      </w:r>
      <w:r>
        <w:t xml:space="preserve"> answer key</w:t>
      </w:r>
      <w:r w:rsidR="00DD60E0" w:rsidRPr="00DD60E0">
        <w:t xml:space="preserve"> </w:t>
      </w:r>
      <w:r w:rsidR="00DD60E0">
        <w:t>of known problems</w:t>
      </w:r>
      <w:r>
        <w:t>, it is not possible to distinguish true positives from false positives or to compute detection rates in a principled</w:t>
      </w:r>
      <w:r w:rsidR="00DD60E0">
        <w:t xml:space="preserve"> and transparent</w:t>
      </w:r>
      <w:r>
        <w:t xml:space="preserve"> way. The present design should therefore be understood as a benchmark test of diagnostic capability under controlled conditions, analogous to test batteries used in psychometric validation, rather than a direct simulation of applied questionnaire development.</w:t>
      </w:r>
    </w:p>
    <w:p w14:paraId="31F686D1" w14:textId="77777777" w:rsidR="005660AF" w:rsidRPr="001D5431" w:rsidRDefault="00000000">
      <w:pPr>
        <w:pStyle w:val="Heading2"/>
        <w:rPr>
          <w:rFonts w:ascii="Times New Roman" w:hAnsi="Times New Roman" w:cs="Times New Roman"/>
        </w:rPr>
      </w:pPr>
      <w:bookmarkStart w:id="29" w:name="models"/>
      <w:bookmarkEnd w:id="25"/>
      <w:r w:rsidRPr="001D5431">
        <w:rPr>
          <w:rFonts w:ascii="Times New Roman" w:hAnsi="Times New Roman" w:cs="Times New Roman"/>
        </w:rPr>
        <w:t>L</w:t>
      </w:r>
      <w:r w:rsidR="001A0DDD" w:rsidRPr="001D5431">
        <w:rPr>
          <w:rFonts w:ascii="Times New Roman" w:hAnsi="Times New Roman" w:cs="Times New Roman"/>
        </w:rPr>
        <w:t xml:space="preserve">arge </w:t>
      </w:r>
      <w:r w:rsidRPr="001D5431">
        <w:rPr>
          <w:rFonts w:ascii="Times New Roman" w:hAnsi="Times New Roman" w:cs="Times New Roman"/>
        </w:rPr>
        <w:t>L</w:t>
      </w:r>
      <w:r w:rsidR="001A0DDD" w:rsidRPr="001D5431">
        <w:rPr>
          <w:rFonts w:ascii="Times New Roman" w:hAnsi="Times New Roman" w:cs="Times New Roman"/>
        </w:rPr>
        <w:t xml:space="preserve">anguage </w:t>
      </w:r>
      <w:r w:rsidRPr="001D5431">
        <w:rPr>
          <w:rFonts w:ascii="Times New Roman" w:hAnsi="Times New Roman" w:cs="Times New Roman"/>
        </w:rPr>
        <w:t>M</w:t>
      </w:r>
      <w:r w:rsidR="001A0DDD" w:rsidRPr="001D5431">
        <w:rPr>
          <w:rFonts w:ascii="Times New Roman" w:hAnsi="Times New Roman" w:cs="Times New Roman"/>
        </w:rPr>
        <w:t>odel</w:t>
      </w:r>
      <w:r w:rsidRPr="001D5431">
        <w:rPr>
          <w:rFonts w:ascii="Times New Roman" w:hAnsi="Times New Roman" w:cs="Times New Roman"/>
        </w:rPr>
        <w:t>s used</w:t>
      </w:r>
    </w:p>
    <w:p w14:paraId="599ED86A" w14:textId="77777777" w:rsidR="005660AF" w:rsidRDefault="00000000">
      <w:pPr>
        <w:pStyle w:val="FirstParagraph"/>
      </w:pPr>
      <w:r>
        <w:t>All six configurations are first tested using GPT-4o (OpenAI; temperature 0.7), the proprietary LLM selected for the main experiment accessed via the OpenAI API. Temperature controls output randomness, with higher values generally producing greater variation. We used 0.7 for pipeline generation to permit variation among synthetic respondents and expert reviewers. GPT-4o was chosen as the primary LLM because its cost per token at the time of testing made the full benchmark, which involves many thousands of API calls across replicates, configurations, and questions, feasible within a modest compute budget. The same configurations are then replicated on two open-weight LLMs to test whether the pipeline’s performance generalises beyond a single proprietary system.</w:t>
      </w:r>
      <w:r w:rsidR="005F3111">
        <w:t xml:space="preserve"> These are:</w:t>
      </w:r>
    </w:p>
    <w:p w14:paraId="3DE14834" w14:textId="39452697" w:rsidR="005660AF" w:rsidRDefault="00000000">
      <w:pPr>
        <w:pStyle w:val="BodyText"/>
      </w:pPr>
      <w:r>
        <w:rPr>
          <w:i/>
          <w:iCs/>
        </w:rPr>
        <w:t>Llama-3.3-70B-Instruct</w:t>
      </w:r>
      <w:r>
        <w:t xml:space="preserve"> (Meta) is an open-weight LLM with 70 billion parameters, served locally via SGLang.</w:t>
      </w:r>
      <w:r>
        <w:rPr>
          <w:rStyle w:val="FootnoteReference"/>
        </w:rPr>
        <w:footnoteReference w:id="2"/>
      </w:r>
      <w:r>
        <w:t xml:space="preserve"> Llama-3.3 is instruction-tuned but has undergone less extensive alignment than GPT-4o.</w:t>
      </w:r>
    </w:p>
    <w:p w14:paraId="069BC9BD" w14:textId="6F3FF585" w:rsidR="007A602D" w:rsidRDefault="00000000">
      <w:pPr>
        <w:pStyle w:val="BodyText"/>
      </w:pPr>
      <w:r>
        <w:rPr>
          <w:i/>
          <w:iCs/>
        </w:rPr>
        <w:t>Qwen3-32B</w:t>
      </w:r>
      <w:r>
        <w:t xml:space="preserve"> (Alibaba) is an open-weight LLM with 32 billion parameters, served locally via SGLang on the same hardware.</w:t>
      </w:r>
      <w:r>
        <w:rPr>
          <w:rStyle w:val="FootnoteReference"/>
        </w:rPr>
        <w:footnoteReference w:id="3"/>
      </w:r>
      <w:r w:rsidR="0012380B">
        <w:t xml:space="preserve"> </w:t>
      </w:r>
      <w:r>
        <w:t>We also ran each configuration once using Claude Opus 5 (Anthropic).</w:t>
      </w:r>
      <w:r>
        <w:rPr>
          <w:rStyle w:val="FootnoteReference"/>
        </w:rPr>
        <w:footnoteReference w:id="4"/>
      </w:r>
    </w:p>
    <w:p w14:paraId="2196F8C8" w14:textId="1F7A67C3" w:rsidR="005660AF" w:rsidRDefault="00000000">
      <w:pPr>
        <w:pStyle w:val="BodyText"/>
      </w:pPr>
      <w:r>
        <w:t>For each LLM, all pipeline stages (synthetic respondent generation, LLM analyst coding, synthesis, and expert review) use the same LLM throughout. This</w:t>
      </w:r>
      <w:r w:rsidR="005F3111">
        <w:t xml:space="preserve"> therefore</w:t>
      </w:r>
      <w:r>
        <w:t xml:space="preserve"> tests each LLM’s end-to-end capability rather than mixing LLMs across stages</w:t>
      </w:r>
      <w:r w:rsidR="008A54F7">
        <w:t>, which might potentially be a more effective strategy</w:t>
      </w:r>
      <w:r>
        <w:t>. Prompts, test set, and backstories are held constant across the four-LLM comparison; Opus 5 did not support a temperature parameter, as documented in Appendix A.</w:t>
      </w:r>
    </w:p>
    <w:p w14:paraId="37D2CF13" w14:textId="77777777" w:rsidR="005660AF" w:rsidRPr="008A54F7" w:rsidRDefault="00000000">
      <w:pPr>
        <w:pStyle w:val="Heading1"/>
        <w:rPr>
          <w:rFonts w:ascii="Times New Roman" w:hAnsi="Times New Roman" w:cs="Times New Roman"/>
        </w:rPr>
      </w:pPr>
      <w:bookmarkStart w:id="33" w:name="results"/>
      <w:bookmarkEnd w:id="10"/>
      <w:bookmarkEnd w:id="29"/>
      <w:r w:rsidRPr="008A54F7">
        <w:rPr>
          <w:rFonts w:ascii="Times New Roman" w:hAnsi="Times New Roman" w:cs="Times New Roman"/>
        </w:rPr>
        <w:lastRenderedPageBreak/>
        <w:t>Results</w:t>
      </w:r>
    </w:p>
    <w:p w14:paraId="2D5ECB25" w14:textId="77777777" w:rsidR="005660AF" w:rsidRDefault="00000000" w:rsidP="008A54F7">
      <w:pPr>
        <w:pStyle w:val="FirstParagraph"/>
      </w:pPr>
      <w:r>
        <w:t>To give a sense of the</w:t>
      </w:r>
      <w:r w:rsidR="008A54F7">
        <w:t xml:space="preserve"> output produced by the</w:t>
      </w:r>
      <w:r>
        <w:t xml:space="preserve"> pipelines, we present </w:t>
      </w:r>
      <w:r w:rsidR="008A54F7">
        <w:t>results</w:t>
      </w:r>
      <w:r>
        <w:t xml:space="preserve"> from both testing approaches applied to question F5: “Overall, how satisfied are you with your terms of employment?” (scale: Completely satisfied / Very satisfied / Fairly satisfied / Not very satisfied / Not at all satisfied). This question contains three deliberately embedded problems: “terms of employment” is vague, the response scale is asymmetric (three positive options, two negative), and the question presupposes current employment.</w:t>
      </w:r>
      <w:r w:rsidR="00B83F1F">
        <w:t xml:space="preserve"> These examples are</w:t>
      </w:r>
      <w:r w:rsidR="008A54F7">
        <w:t xml:space="preserve"> intended to be</w:t>
      </w:r>
      <w:r w:rsidR="00B83F1F">
        <w:t xml:space="preserve"> illustrative rather than representative, they were selected to show cases where the pipeline correctly identifies embedded problems.</w:t>
      </w:r>
      <w:r w:rsidR="008A54F7">
        <w:t xml:space="preserve"> </w:t>
      </w:r>
      <w:r>
        <w:t>Table </w:t>
      </w:r>
      <w:hyperlink w:anchor="tab:example">
        <w:r w:rsidR="005660AF">
          <w:rPr>
            <w:rStyle w:val="Hyperlink"/>
          </w:rPr>
          <w:t>1</w:t>
        </w:r>
      </w:hyperlink>
      <w:r>
        <w:t xml:space="preserve"> shows output from</w:t>
      </w:r>
      <w:r w:rsidR="008A54F7">
        <w:t xml:space="preserve"> two synthetic respondents</w:t>
      </w:r>
      <w:r>
        <w:t xml:space="preserve"> </w:t>
      </w:r>
      <w:r w:rsidR="008A54F7">
        <w:t>from the</w:t>
      </w:r>
      <w:r>
        <w:t xml:space="preserve"> CI-Open</w:t>
      </w:r>
      <w:r w:rsidR="008A54F7">
        <w:t xml:space="preserve"> and</w:t>
      </w:r>
      <w:r>
        <w:t xml:space="preserve"> ER-Checklist</w:t>
      </w:r>
      <w:r w:rsidR="008A54F7">
        <w:t xml:space="preserve"> configurations alongside the LLM analyst coding and severity rating</w:t>
      </w:r>
      <w:r>
        <w:t>.</w:t>
      </w:r>
    </w:p>
    <w:p w14:paraId="28A4099C" w14:textId="77777777" w:rsidR="008103A6" w:rsidRDefault="00000000">
      <w:pPr>
        <w:pStyle w:val="TableCaption"/>
      </w:pPr>
      <w:r>
        <w:t xml:space="preserve">Table </w:t>
      </w:r>
      <w:bookmarkStart w:id="34" w:name="tab:example"/>
      <w:r>
        <w:fldChar w:fldCharType="begin"/>
      </w:r>
      <w:r>
        <w:instrText xml:space="preserve"> SEQ Table \* ARABIC </w:instrText>
      </w:r>
      <w:r>
        <w:fldChar w:fldCharType="separate"/>
      </w:r>
      <w:r>
        <w:t>1</w:t>
      </w:r>
      <w:r>
        <w:fldChar w:fldCharType="end"/>
      </w:r>
      <w:bookmarkEnd w:id="34"/>
      <w:r>
        <w:t>. Illustrative pipeline output for question F5, “Overall, how satisfied are you with your terms of employment?” Top panel: CI-Open (respondent transcript and analyst coding). Bottom panel: ER-Checklist (expert reviewer assessment and consolidated problem code).</w:t>
      </w:r>
    </w:p>
    <w:tbl>
      <w:tblPr>
        <w:tblStyle w:val="Table"/>
        <w:tblW w:w="10093" w:type="dxa"/>
        <w:tblInd w:w="8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020" w:firstRow="1" w:lastRow="0" w:firstColumn="0" w:lastColumn="0" w:noHBand="0" w:noVBand="0"/>
      </w:tblPr>
      <w:tblGrid>
        <w:gridCol w:w="5415"/>
        <w:gridCol w:w="4678"/>
      </w:tblGrid>
      <w:tr w:rsidR="008103A6" w14:paraId="0D4AF055" w14:textId="77777777" w:rsidTr="001D5431">
        <w:trPr>
          <w:cnfStyle w:val="100000000000" w:firstRow="1" w:lastRow="0" w:firstColumn="0" w:lastColumn="0" w:oddVBand="0" w:evenVBand="0" w:oddHBand="0" w:evenHBand="0" w:firstRowFirstColumn="0" w:firstRowLastColumn="0" w:lastRowFirstColumn="0" w:lastRowLastColumn="0"/>
        </w:trPr>
        <w:tc>
          <w:tcPr>
            <w:tcW w:w="10093" w:type="dxa"/>
            <w:gridSpan w:val="2"/>
            <w:shd w:val="clear" w:color="auto" w:fill="D9E1F2"/>
            <w:vAlign w:val="top"/>
          </w:tcPr>
          <w:p w14:paraId="38115DDE" w14:textId="77777777" w:rsidR="008103A6" w:rsidRDefault="00000000">
            <w:pPr>
              <w:spacing w:after="60"/>
            </w:pPr>
            <w:r>
              <w:rPr>
                <w:b/>
              </w:rPr>
              <w:t>Simulated cognitive testing (CI-Open)</w:t>
            </w:r>
          </w:p>
        </w:tc>
      </w:tr>
      <w:tr w:rsidR="008103A6" w14:paraId="4AB160F8" w14:textId="77777777" w:rsidTr="001D5431">
        <w:tc>
          <w:tcPr>
            <w:tcW w:w="5415" w:type="dxa"/>
            <w:shd w:val="clear" w:color="auto" w:fill="EDEDED"/>
          </w:tcPr>
          <w:p w14:paraId="0EF2A8D3" w14:textId="77777777" w:rsidR="008103A6" w:rsidRDefault="008A54F7">
            <w:pPr>
              <w:spacing w:after="60"/>
            </w:pPr>
            <w:r>
              <w:rPr>
                <w:b/>
              </w:rPr>
              <w:t>Synthetic Respondent transcript</w:t>
            </w:r>
          </w:p>
        </w:tc>
        <w:tc>
          <w:tcPr>
            <w:tcW w:w="4678" w:type="dxa"/>
            <w:shd w:val="clear" w:color="auto" w:fill="EDEDED"/>
          </w:tcPr>
          <w:p w14:paraId="0E43661F" w14:textId="77777777" w:rsidR="008103A6" w:rsidRDefault="008A54F7">
            <w:pPr>
              <w:spacing w:after="60"/>
            </w:pPr>
            <w:r>
              <w:rPr>
                <w:b/>
              </w:rPr>
              <w:t>LLM Analyst coding</w:t>
            </w:r>
          </w:p>
        </w:tc>
      </w:tr>
      <w:tr w:rsidR="008103A6" w14:paraId="6FBAC5AD" w14:textId="77777777" w:rsidTr="001D5431">
        <w:tc>
          <w:tcPr>
            <w:tcW w:w="5415" w:type="dxa"/>
          </w:tcPr>
          <w:p w14:paraId="11E1DC4B" w14:textId="77777777" w:rsidR="008103A6" w:rsidRDefault="00000000">
            <w:pPr>
              <w:spacing w:after="60"/>
            </w:pPr>
            <w:r>
              <w:rPr>
                <w:i/>
              </w:rPr>
              <w:t xml:space="preserve">Respondent 2 (retired, former shopkeeper): </w:t>
            </w:r>
            <w:r>
              <w:t>“As I read the question about my satisfaction with my terms of employment, I first think about my situation. Being retired and a former shopkeeper, I’m not currently employed in the traditional sense, so the question feels a bit out of place for me. However, I can think back to when I was actively running my shop. […] Since I’m retired, none of these apply directly to me anymore.”</w:t>
            </w:r>
          </w:p>
        </w:tc>
        <w:tc>
          <w:tcPr>
            <w:tcW w:w="4678" w:type="dxa"/>
          </w:tcPr>
          <w:p w14:paraId="20CCE6B1" w14:textId="77777777" w:rsidR="008103A6" w:rsidRDefault="00000000">
            <w:pPr>
              <w:spacing w:after="60"/>
            </w:pPr>
            <w:r>
              <w:t>The respondent is retired and self-employed, making the question about “terms of employment” feel irrelevant. They had to reflect on past experiences and adapt the question to fit their unique situation, which could lead to inaccuracies. (Severity: 7/10)</w:t>
            </w:r>
          </w:p>
        </w:tc>
      </w:tr>
      <w:tr w:rsidR="008103A6" w14:paraId="1192D4E3" w14:textId="77777777" w:rsidTr="001D5431">
        <w:tc>
          <w:tcPr>
            <w:tcW w:w="5415" w:type="dxa"/>
          </w:tcPr>
          <w:p w14:paraId="6B3E7295" w14:textId="77777777" w:rsidR="008103A6" w:rsidRDefault="00000000">
            <w:pPr>
              <w:spacing w:after="60"/>
            </w:pPr>
            <w:del w:id="35" w:author="Thomas Robinson" w:date="2026-09-11T17:40:00Z">
              <w:r>
                <w:rPr>
                  <w:i/>
                </w:rPr>
                <w:delText>Respondent 8 (kitchen helper, female, 54):</w:delText>
              </w:r>
            </w:del>
            <w:ins w:id="36" w:author="Thomas Robinson" w:date="2026-09-11T17:40:00Z">
              <w:r>
                <w:rPr>
                  <w:i/>
                </w:rPr>
                <w:t>Respondent 24 (gardener, female, 59):</w:t>
              </w:r>
            </w:ins>
            <w:r>
              <w:rPr>
                <w:i/>
              </w:rPr>
              <w:t xml:space="preserve"> </w:t>
            </w:r>
            <w:del w:id="37" w:author="Thomas Robinson" w:date="2026-09-11T17:40:00Z">
              <w:r>
                <w:delText>“As I read the question […] I start to think about my current job as a kitchen helper. I consider the hours I work, the pay I receive, and the conditions I work under. These are what I think about when I hear ‘terms of employment.’ […] The phrasing ‘terms of employment’ could be a bit vague, but I interpret it as encompassing these aspects: pay, hours, and work conditions.”</w:delText>
              </w:r>
            </w:del>
            <w:ins w:id="38" w:author="Thomas Robinson" w:date="2026-09-11T17:40:00Z">
              <w:r>
                <w:t>“As I read the question, […] I start thinking about what ‘terms of employment’ actually means for me. I assume it’s about my contract, pay, working conditions, hours, and maybe benefits like holiday or sick leave. […] Considering everything, I would say I’m ‘Fairly satisfied.’ I enjoy the nature of the work and the freedom it offers, but there are areas like income where there’s room for improvement.”</w:t>
              </w:r>
            </w:ins>
          </w:p>
        </w:tc>
        <w:tc>
          <w:tcPr>
            <w:tcW w:w="4678" w:type="dxa"/>
          </w:tcPr>
          <w:p w14:paraId="55BEBE2E" w14:textId="77777777" w:rsidR="008103A6" w:rsidRDefault="00000000">
            <w:pPr>
              <w:spacing w:after="60"/>
            </w:pPr>
            <w:del w:id="39" w:author="Thomas Robinson" w:date="2026-09-11T17:40:00Z">
              <w:r>
                <w:delText>The respondent found the term “terms of employment” to be vague, which might have led to some uncertainty about what aspects to consider when answering the question. (Severity: 5/10)</w:delText>
              </w:r>
            </w:del>
            <w:ins w:id="40" w:author="Thomas Robinson" w:date="2026-09-11T17:40:00Z">
              <w:r>
                <w:t>The respondent is unsure about what “terms of employment” specifically refers to, leading to a broad interpretation that includes multiple aspects such as compensation, working conditions, and job stability. (Severity: 5/10)</w:t>
              </w:r>
            </w:ins>
          </w:p>
        </w:tc>
      </w:tr>
      <w:tr w:rsidR="008103A6" w14:paraId="4B5624BF" w14:textId="77777777" w:rsidTr="001D5431">
        <w:tc>
          <w:tcPr>
            <w:tcW w:w="10093" w:type="dxa"/>
            <w:gridSpan w:val="2"/>
            <w:shd w:val="clear" w:color="auto" w:fill="D9E1F2"/>
          </w:tcPr>
          <w:p w14:paraId="48FDCAB4" w14:textId="77777777" w:rsidR="008103A6" w:rsidRDefault="00000000">
            <w:pPr>
              <w:spacing w:after="60"/>
            </w:pPr>
            <w:r>
              <w:rPr>
                <w:b/>
              </w:rPr>
              <w:t>Expert review (ER-Checklist)</w:t>
            </w:r>
          </w:p>
        </w:tc>
      </w:tr>
      <w:tr w:rsidR="008103A6" w14:paraId="767E7124" w14:textId="77777777" w:rsidTr="001D5431">
        <w:tc>
          <w:tcPr>
            <w:tcW w:w="5415" w:type="dxa"/>
            <w:shd w:val="clear" w:color="auto" w:fill="EDEDED"/>
          </w:tcPr>
          <w:p w14:paraId="42CC868F" w14:textId="77777777" w:rsidR="008103A6" w:rsidRDefault="00000000">
            <w:pPr>
              <w:spacing w:after="60"/>
            </w:pPr>
            <w:r>
              <w:rPr>
                <w:b/>
              </w:rPr>
              <w:t>Expert reviewer assessment</w:t>
            </w:r>
          </w:p>
        </w:tc>
        <w:tc>
          <w:tcPr>
            <w:tcW w:w="4678" w:type="dxa"/>
            <w:shd w:val="clear" w:color="auto" w:fill="EDEDED"/>
          </w:tcPr>
          <w:p w14:paraId="3B52E741" w14:textId="77777777" w:rsidR="008103A6" w:rsidRDefault="00000000">
            <w:pPr>
              <w:spacing w:after="60"/>
            </w:pPr>
            <w:r>
              <w:rPr>
                <w:b/>
              </w:rPr>
              <w:t>Consolidated problem code</w:t>
            </w:r>
          </w:p>
        </w:tc>
      </w:tr>
      <w:tr w:rsidR="008103A6" w14:paraId="346C451A" w14:textId="77777777" w:rsidTr="001D5431">
        <w:tc>
          <w:tcPr>
            <w:tcW w:w="5415" w:type="dxa"/>
          </w:tcPr>
          <w:p w14:paraId="6BC76BAF" w14:textId="77777777" w:rsidR="008103A6" w:rsidRDefault="00000000">
            <w:pPr>
              <w:spacing w:after="60"/>
            </w:pPr>
            <w:r>
              <w:rPr>
                <w:i/>
              </w:rPr>
              <w:t>Comprehension</w:t>
            </w:r>
            <w:r>
              <w:t xml:space="preserve"> (severity 6): “The phrase ‘terms of employment’ may be interpreted differently by respondents, potentially including salary, benefits, work hours, or job security.”</w:t>
            </w:r>
          </w:p>
          <w:p w14:paraId="5C7B1148" w14:textId="77777777" w:rsidR="008103A6" w:rsidRDefault="00000000">
            <w:pPr>
              <w:spacing w:after="60"/>
            </w:pPr>
            <w:r>
              <w:rPr>
                <w:i/>
              </w:rPr>
              <w:t>Presupposition</w:t>
            </w:r>
            <w:r>
              <w:t xml:space="preserve"> (severity 5): “The question assumes that respondents have defined and clear terms of employment, which may not be true for all, such as </w:t>
            </w:r>
            <w:r>
              <w:lastRenderedPageBreak/>
              <w:t>temporary or freelance workers.”</w:t>
            </w:r>
          </w:p>
        </w:tc>
        <w:tc>
          <w:tcPr>
            <w:tcW w:w="4678" w:type="dxa"/>
          </w:tcPr>
          <w:p w14:paraId="7852E8F8" w14:textId="77777777" w:rsidR="008103A6" w:rsidRDefault="00000000">
            <w:pPr>
              <w:spacing w:after="60"/>
            </w:pPr>
            <w:r>
              <w:lastRenderedPageBreak/>
              <w:t>(1) “Terms of employment” is ambiguous (mean severity 5.7; flagged by all 3 reviewers).</w:t>
            </w:r>
          </w:p>
          <w:p w14:paraId="1FC06EED" w14:textId="77777777" w:rsidR="008103A6" w:rsidRDefault="00000000">
            <w:pPr>
              <w:spacing w:after="60"/>
            </w:pPr>
            <w:r>
              <w:t>(2) The question assumes defined employment terms (mean severity 5.0; flagged by 1 reviewer).</w:t>
            </w:r>
          </w:p>
        </w:tc>
      </w:tr>
    </w:tbl>
    <w:p w14:paraId="38A3C977" w14:textId="77777777" w:rsidR="005660AF" w:rsidRDefault="00000000">
      <w:pPr>
        <w:pStyle w:val="BodyText"/>
      </w:pPr>
      <w:r>
        <w:t xml:space="preserve">Both approaches successfully detected </w:t>
      </w:r>
      <w:r w:rsidR="008A54F7">
        <w:t>embedded</w:t>
      </w:r>
      <w:r>
        <w:t xml:space="preserve"> problems in this question but the contrast between them is instructive. The simulated cognitive-testing pipeline surfaced the presupposition</w:t>
      </w:r>
      <w:r w:rsidR="00246D22">
        <w:t xml:space="preserve"> </w:t>
      </w:r>
      <w:r>
        <w:t xml:space="preserve">when a </w:t>
      </w:r>
      <w:r w:rsidR="00246D22">
        <w:t>synthetic</w:t>
      </w:r>
      <w:r>
        <w:t xml:space="preserve"> retired respondent encountered a question that did not apply</w:t>
      </w:r>
      <w:r w:rsidR="00246D22">
        <w:t xml:space="preserve"> to them</w:t>
      </w:r>
      <w:r>
        <w:t>, and the vagueness</w:t>
      </w:r>
      <w:r w:rsidR="00246D22">
        <w:t xml:space="preserve"> </w:t>
      </w:r>
      <w:r>
        <w:t>when another synthetic respondent had to decide</w:t>
      </w:r>
      <w:r w:rsidR="00246D22">
        <w:t xml:space="preserve"> </w:t>
      </w:r>
      <w:r>
        <w:t>what “terms of employment” meant. This illustrates the importance of the backstory pool for the simulated cognitive testing approach, which depends on generating synthetic respondents for whom</w:t>
      </w:r>
      <w:r w:rsidR="00246D22">
        <w:t xml:space="preserve"> </w:t>
      </w:r>
      <w:r>
        <w:t xml:space="preserve">particular problems are </w:t>
      </w:r>
      <w:r w:rsidR="00246D22">
        <w:t xml:space="preserve">relevant or </w:t>
      </w:r>
      <w:r>
        <w:t>salient.</w:t>
      </w:r>
      <w:r w:rsidR="00B307A7" w:rsidRPr="00B307A7">
        <w:t xml:space="preserve"> </w:t>
      </w:r>
      <w:r w:rsidR="00B307A7">
        <w:t>The expert review, on the other hand, identified the same issues as logical properties of the question structure.</w:t>
      </w:r>
    </w:p>
    <w:p w14:paraId="7E74BDF5" w14:textId="77777777" w:rsidR="005660AF" w:rsidRDefault="00000000">
      <w:pPr>
        <w:pStyle w:val="BodyText"/>
      </w:pPr>
      <w:r>
        <w:t>Next</w:t>
      </w:r>
      <w:r w:rsidR="00246D22">
        <w:t>,</w:t>
      </w:r>
      <w:r>
        <w:t xml:space="preserve"> we turn to the overall results across all </w:t>
      </w:r>
      <w:r w:rsidR="00246D22">
        <w:t>27</w:t>
      </w:r>
      <w:r>
        <w:t xml:space="preserve"> questions. Table </w:t>
      </w:r>
      <w:hyperlink w:anchor="tab:overall">
        <w:r w:rsidR="005660AF">
          <w:rPr>
            <w:rStyle w:val="Hyperlink"/>
          </w:rPr>
          <w:t>2</w:t>
        </w:r>
      </w:hyperlink>
      <w:r>
        <w:t xml:space="preserve"> presents the detection rate, unmatched </w:t>
      </w:r>
      <w:r w:rsidR="00B307A7">
        <w:t>problems</w:t>
      </w:r>
      <w:r>
        <w:t xml:space="preserve"> per question, LLM-assigned severity, and </w:t>
      </w:r>
      <w:r w:rsidR="00246D22">
        <w:t xml:space="preserve">synthetic </w:t>
      </w:r>
      <w:r>
        <w:t xml:space="preserve">respondent confidence for all six configurations on GPT-4o, with separate rows for </w:t>
      </w:r>
      <w:r w:rsidR="00B307A7">
        <w:t xml:space="preserve">deliberately </w:t>
      </w:r>
      <w:r>
        <w:t xml:space="preserve">flawed and ESS questions within each testing method. These results constitute the primary analysis of the paper, providing a common </w:t>
      </w:r>
      <w:del w:id="41" w:author="Thomas Robinson" w:date="2026-09-11T18:08:00Z">
        <w:r>
          <w:delText>comparisonof</w:delText>
        </w:r>
      </w:del>
      <w:ins w:id="42" w:author="Thomas Robinson" w:date="2026-09-11T18:08:00Z">
        <w:r>
          <w:t>comparison of</w:t>
        </w:r>
      </w:ins>
      <w:r>
        <w:t xml:space="preserve"> all six configurations using GPT-4o. </w:t>
      </w:r>
    </w:p>
    <w:p w14:paraId="5FA85723" w14:textId="70A15458" w:rsidR="005660AF" w:rsidRDefault="00000000">
      <w:pPr>
        <w:pStyle w:val="TableCaption"/>
      </w:pPr>
      <w:bookmarkStart w:id="43" w:name="tab:overall"/>
      <w:r>
        <w:t xml:space="preserve">Table </w:t>
      </w:r>
      <w:fldSimple w:instr=" SEQ Table \* ARABIC ">
        <w:r w:rsidR="005660AF">
          <w:t>2</w:t>
        </w:r>
      </w:fldSimple>
      <w:r>
        <w:t>. Overall results across six configurations on GPT-4o. Detection = proportion of 48 known problems matched. FP/Q = mean unmatched findings per question. FP/Q (sev ≥ 5) = mean unmatched findings per question after excluding problems with severity below 5. Confidence = mean respondent confidence (1–5); available for cognitive-testing configurations only.</w:t>
      </w:r>
    </w:p>
    <w:tbl>
      <w:tblPr>
        <w:tblStyle w:val="Table"/>
        <w:tblW w:w="9072" w:type="dxa"/>
        <w:tblInd w:w="8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020" w:firstRow="1" w:lastRow="0" w:firstColumn="0" w:lastColumn="0" w:noHBand="0" w:noVBand="0"/>
      </w:tblPr>
      <w:tblGrid>
        <w:gridCol w:w="1069"/>
        <w:gridCol w:w="2658"/>
        <w:gridCol w:w="1069"/>
        <w:gridCol w:w="1069"/>
        <w:gridCol w:w="1069"/>
        <w:gridCol w:w="1069"/>
        <w:gridCol w:w="1069"/>
      </w:tblGrid>
      <w:tr w:rsidR="005660AF" w14:paraId="79D3F1AE" w14:textId="77777777" w:rsidTr="005660AF">
        <w:trPr>
          <w:cnfStyle w:val="100000000000" w:firstRow="1" w:lastRow="0" w:firstColumn="0" w:lastColumn="0" w:oddVBand="0" w:evenVBand="0" w:oddHBand="0" w:evenHBand="0" w:firstRowFirstColumn="0" w:firstRowLastColumn="0" w:lastRowFirstColumn="0" w:lastRowLastColumn="0"/>
          <w:tblHeader/>
        </w:trPr>
        <w:tc>
          <w:tcPr>
            <w:tcW w:w="1069" w:type="dxa"/>
            <w:shd w:val="clear" w:color="auto" w:fill="E7E6E6"/>
            <w:tcMar>
              <w:top w:w="70" w:type="dxa"/>
              <w:left w:w="80" w:type="dxa"/>
              <w:bottom w:w="70" w:type="dxa"/>
              <w:right w:w="80" w:type="dxa"/>
            </w:tcMar>
            <w:vAlign w:val="center"/>
          </w:tcPr>
          <w:p w14:paraId="5823D293" w14:textId="77777777" w:rsidR="005660AF" w:rsidRDefault="00000000">
            <w:pPr>
              <w:pStyle w:val="Compact"/>
              <w:spacing w:before="0" w:after="40" w:line="240" w:lineRule="auto"/>
            </w:pPr>
            <w:r>
              <w:rPr>
                <w:b/>
                <w:sz w:val="17"/>
              </w:rPr>
              <w:t>Configuration</w:t>
            </w:r>
          </w:p>
        </w:tc>
        <w:tc>
          <w:tcPr>
            <w:tcW w:w="2658" w:type="dxa"/>
            <w:shd w:val="clear" w:color="auto" w:fill="E7E6E6"/>
            <w:tcMar>
              <w:top w:w="70" w:type="dxa"/>
              <w:left w:w="80" w:type="dxa"/>
              <w:bottom w:w="70" w:type="dxa"/>
              <w:right w:w="80" w:type="dxa"/>
            </w:tcMar>
            <w:vAlign w:val="center"/>
          </w:tcPr>
          <w:p w14:paraId="71522AB7" w14:textId="77777777" w:rsidR="005660AF" w:rsidRDefault="00000000">
            <w:pPr>
              <w:pStyle w:val="Compact"/>
              <w:spacing w:before="0" w:after="40" w:line="240" w:lineRule="auto"/>
            </w:pPr>
            <w:r>
              <w:rPr>
                <w:b/>
                <w:sz w:val="17"/>
              </w:rPr>
              <w:t>Prompt architecture</w:t>
            </w:r>
          </w:p>
        </w:tc>
        <w:tc>
          <w:tcPr>
            <w:tcW w:w="1069" w:type="dxa"/>
            <w:shd w:val="clear" w:color="auto" w:fill="E7E6E6"/>
            <w:tcMar>
              <w:top w:w="70" w:type="dxa"/>
              <w:left w:w="80" w:type="dxa"/>
              <w:bottom w:w="70" w:type="dxa"/>
              <w:right w:w="80" w:type="dxa"/>
            </w:tcMar>
            <w:vAlign w:val="center"/>
          </w:tcPr>
          <w:p w14:paraId="783D9C19" w14:textId="77777777" w:rsidR="005660AF" w:rsidRDefault="00000000">
            <w:pPr>
              <w:pStyle w:val="Compact"/>
              <w:spacing w:before="0" w:after="40" w:line="240" w:lineRule="auto"/>
            </w:pPr>
            <w:r>
              <w:rPr>
                <w:b/>
                <w:sz w:val="17"/>
              </w:rPr>
              <w:t>Set</w:t>
            </w:r>
          </w:p>
        </w:tc>
        <w:tc>
          <w:tcPr>
            <w:tcW w:w="1069" w:type="dxa"/>
            <w:shd w:val="clear" w:color="auto" w:fill="E7E6E6"/>
            <w:tcMar>
              <w:top w:w="70" w:type="dxa"/>
              <w:left w:w="80" w:type="dxa"/>
              <w:bottom w:w="70" w:type="dxa"/>
              <w:right w:w="80" w:type="dxa"/>
            </w:tcMar>
            <w:vAlign w:val="center"/>
          </w:tcPr>
          <w:p w14:paraId="6E9A6164" w14:textId="77777777" w:rsidR="005660AF" w:rsidRDefault="00000000">
            <w:pPr>
              <w:pStyle w:val="Compact"/>
              <w:spacing w:before="0" w:after="40" w:line="240" w:lineRule="auto"/>
              <w:jc w:val="center"/>
            </w:pPr>
            <w:r>
              <w:rPr>
                <w:b/>
                <w:sz w:val="17"/>
              </w:rPr>
              <w:t>Detection</w:t>
            </w:r>
          </w:p>
        </w:tc>
        <w:tc>
          <w:tcPr>
            <w:tcW w:w="1069" w:type="dxa"/>
            <w:shd w:val="clear" w:color="auto" w:fill="E7E6E6"/>
            <w:tcMar>
              <w:top w:w="70" w:type="dxa"/>
              <w:left w:w="80" w:type="dxa"/>
              <w:bottom w:w="70" w:type="dxa"/>
              <w:right w:w="80" w:type="dxa"/>
            </w:tcMar>
            <w:vAlign w:val="center"/>
          </w:tcPr>
          <w:p w14:paraId="33973257" w14:textId="77777777" w:rsidR="005660AF" w:rsidRDefault="00000000">
            <w:pPr>
              <w:pStyle w:val="Compact"/>
              <w:spacing w:before="0" w:after="40" w:line="240" w:lineRule="auto"/>
              <w:jc w:val="center"/>
            </w:pPr>
            <w:r>
              <w:rPr>
                <w:b/>
                <w:sz w:val="17"/>
              </w:rPr>
              <w:t>FP/Q</w:t>
            </w:r>
          </w:p>
        </w:tc>
        <w:tc>
          <w:tcPr>
            <w:tcW w:w="1069" w:type="dxa"/>
            <w:shd w:val="clear" w:color="auto" w:fill="E7E6E6"/>
            <w:tcMar>
              <w:top w:w="70" w:type="dxa"/>
              <w:left w:w="80" w:type="dxa"/>
              <w:bottom w:w="70" w:type="dxa"/>
              <w:right w:w="80" w:type="dxa"/>
            </w:tcMar>
            <w:vAlign w:val="center"/>
          </w:tcPr>
          <w:p w14:paraId="4A72F491" w14:textId="77777777" w:rsidR="005660AF" w:rsidRDefault="00000000">
            <w:pPr>
              <w:pStyle w:val="Compact"/>
              <w:spacing w:before="0" w:after="40" w:line="240" w:lineRule="auto"/>
              <w:jc w:val="center"/>
            </w:pPr>
            <w:r>
              <w:rPr>
                <w:b/>
                <w:sz w:val="17"/>
              </w:rPr>
              <w:t>FP/Q (</w:t>
            </w:r>
            <m:oMath>
              <m:r>
                <m:rPr>
                  <m:sty m:val="p"/>
                </m:rPr>
                <w:rPr>
                  <w:rFonts w:ascii="Cambria Math" w:hAnsi="Cambria Math"/>
                </w:rPr>
                <m:t>≥</m:t>
              </m:r>
            </m:oMath>
            <w:r>
              <w:rPr>
                <w:b/>
                <w:sz w:val="17"/>
              </w:rPr>
              <w:t>5)</w:t>
            </w:r>
          </w:p>
        </w:tc>
        <w:tc>
          <w:tcPr>
            <w:tcW w:w="1069" w:type="dxa"/>
            <w:shd w:val="clear" w:color="auto" w:fill="E7E6E6"/>
            <w:tcMar>
              <w:top w:w="70" w:type="dxa"/>
              <w:left w:w="80" w:type="dxa"/>
              <w:bottom w:w="70" w:type="dxa"/>
              <w:right w:w="80" w:type="dxa"/>
            </w:tcMar>
            <w:vAlign w:val="center"/>
          </w:tcPr>
          <w:p w14:paraId="371D4B06" w14:textId="77777777" w:rsidR="005660AF" w:rsidRDefault="00000000">
            <w:pPr>
              <w:pStyle w:val="Compact"/>
              <w:spacing w:before="0" w:after="40" w:line="240" w:lineRule="auto"/>
              <w:jc w:val="center"/>
            </w:pPr>
            <w:r>
              <w:rPr>
                <w:b/>
                <w:sz w:val="17"/>
              </w:rPr>
              <w:t>Confidence</w:t>
            </w:r>
          </w:p>
        </w:tc>
      </w:tr>
      <w:tr w:rsidR="005660AF" w14:paraId="41FBE6C2" w14:textId="77777777" w:rsidTr="005660AF">
        <w:tc>
          <w:tcPr>
            <w:tcW w:w="1069" w:type="dxa"/>
            <w:tcMar>
              <w:top w:w="70" w:type="dxa"/>
              <w:left w:w="80" w:type="dxa"/>
              <w:bottom w:w="70" w:type="dxa"/>
              <w:right w:w="80" w:type="dxa"/>
            </w:tcMar>
            <w:vAlign w:val="center"/>
          </w:tcPr>
          <w:p w14:paraId="52EB8B82" w14:textId="77777777" w:rsidR="005660AF" w:rsidRDefault="00000000">
            <w:pPr>
              <w:pStyle w:val="Compact"/>
              <w:spacing w:before="0" w:after="40" w:line="240" w:lineRule="auto"/>
            </w:pPr>
            <w:r>
              <w:rPr>
                <w:sz w:val="17"/>
              </w:rPr>
              <w:t>CI-List</w:t>
            </w:r>
          </w:p>
        </w:tc>
        <w:tc>
          <w:tcPr>
            <w:tcW w:w="2658" w:type="dxa"/>
            <w:tcMar>
              <w:top w:w="70" w:type="dxa"/>
              <w:left w:w="80" w:type="dxa"/>
              <w:bottom w:w="70" w:type="dxa"/>
              <w:right w:w="80" w:type="dxa"/>
            </w:tcMar>
            <w:vAlign w:val="center"/>
          </w:tcPr>
          <w:p w14:paraId="3153D843" w14:textId="207A4616" w:rsidR="005660AF" w:rsidRDefault="00000000">
            <w:pPr>
              <w:pStyle w:val="Compact"/>
              <w:spacing w:before="0" w:after="40" w:line="240" w:lineRule="auto"/>
            </w:pPr>
            <w:r>
              <w:rPr>
                <w:sz w:val="17"/>
              </w:rPr>
              <w:t>Synthetic respondent works through Tourangeau’s four-stage cognitive model with an explicit list of common problem types provided at each stage.</w:t>
            </w:r>
          </w:p>
        </w:tc>
        <w:tc>
          <w:tcPr>
            <w:tcW w:w="1069" w:type="dxa"/>
            <w:tcMar>
              <w:top w:w="70" w:type="dxa"/>
              <w:left w:w="80" w:type="dxa"/>
              <w:bottom w:w="70" w:type="dxa"/>
              <w:right w:w="80" w:type="dxa"/>
            </w:tcMar>
            <w:vAlign w:val="center"/>
          </w:tcPr>
          <w:p w14:paraId="789C5A9A" w14:textId="77777777" w:rsidR="005660AF" w:rsidRDefault="00000000">
            <w:pPr>
              <w:pStyle w:val="Compact"/>
              <w:spacing w:before="0" w:after="40" w:line="240" w:lineRule="auto"/>
            </w:pPr>
            <w:r>
              <w:rPr>
                <w:sz w:val="17"/>
              </w:rPr>
              <w:t>Flawed</w:t>
            </w:r>
          </w:p>
        </w:tc>
        <w:tc>
          <w:tcPr>
            <w:tcW w:w="1069" w:type="dxa"/>
            <w:tcMar>
              <w:top w:w="70" w:type="dxa"/>
              <w:left w:w="80" w:type="dxa"/>
              <w:bottom w:w="70" w:type="dxa"/>
              <w:right w:w="80" w:type="dxa"/>
            </w:tcMar>
            <w:vAlign w:val="center"/>
          </w:tcPr>
          <w:p w14:paraId="214CC51A" w14:textId="77777777" w:rsidR="005660AF" w:rsidRDefault="00000000">
            <w:pPr>
              <w:pStyle w:val="Compact"/>
              <w:spacing w:before="0" w:after="40" w:line="240" w:lineRule="auto"/>
              <w:jc w:val="center"/>
            </w:pPr>
            <w:r>
              <w:rPr>
                <w:sz w:val="17"/>
              </w:rPr>
              <w:t>75%</w:t>
            </w:r>
          </w:p>
        </w:tc>
        <w:tc>
          <w:tcPr>
            <w:tcW w:w="1069" w:type="dxa"/>
            <w:tcMar>
              <w:top w:w="70" w:type="dxa"/>
              <w:left w:w="80" w:type="dxa"/>
              <w:bottom w:w="70" w:type="dxa"/>
              <w:right w:w="80" w:type="dxa"/>
            </w:tcMar>
            <w:vAlign w:val="center"/>
          </w:tcPr>
          <w:p w14:paraId="1932335D" w14:textId="77777777" w:rsidR="005660AF" w:rsidRDefault="00000000">
            <w:pPr>
              <w:pStyle w:val="Compact"/>
              <w:spacing w:before="0" w:after="40" w:line="240" w:lineRule="auto"/>
              <w:jc w:val="center"/>
            </w:pPr>
            <w:r>
              <w:rPr>
                <w:sz w:val="17"/>
              </w:rPr>
              <w:t>1.8</w:t>
            </w:r>
          </w:p>
        </w:tc>
        <w:tc>
          <w:tcPr>
            <w:tcW w:w="1069" w:type="dxa"/>
            <w:tcMar>
              <w:top w:w="70" w:type="dxa"/>
              <w:left w:w="80" w:type="dxa"/>
              <w:bottom w:w="70" w:type="dxa"/>
              <w:right w:w="80" w:type="dxa"/>
            </w:tcMar>
            <w:vAlign w:val="center"/>
          </w:tcPr>
          <w:p w14:paraId="35E9441D" w14:textId="77777777" w:rsidR="005660AF" w:rsidRDefault="00000000">
            <w:pPr>
              <w:pStyle w:val="Compact"/>
              <w:spacing w:before="0" w:after="40" w:line="240" w:lineRule="auto"/>
              <w:jc w:val="center"/>
            </w:pPr>
            <w:r>
              <w:rPr>
                <w:sz w:val="17"/>
              </w:rPr>
              <w:t>1.50</w:t>
            </w:r>
          </w:p>
        </w:tc>
        <w:tc>
          <w:tcPr>
            <w:tcW w:w="1069" w:type="dxa"/>
            <w:tcMar>
              <w:top w:w="70" w:type="dxa"/>
              <w:left w:w="80" w:type="dxa"/>
              <w:bottom w:w="70" w:type="dxa"/>
              <w:right w:w="80" w:type="dxa"/>
            </w:tcMar>
            <w:vAlign w:val="center"/>
          </w:tcPr>
          <w:p w14:paraId="50E6D165" w14:textId="77777777" w:rsidR="005660AF" w:rsidRDefault="00000000">
            <w:pPr>
              <w:pStyle w:val="Compact"/>
              <w:spacing w:before="0" w:after="40" w:line="240" w:lineRule="auto"/>
              <w:jc w:val="center"/>
            </w:pPr>
            <w:r>
              <w:rPr>
                <w:sz w:val="17"/>
              </w:rPr>
              <w:t>4.08</w:t>
            </w:r>
          </w:p>
        </w:tc>
      </w:tr>
      <w:tr w:rsidR="005660AF" w14:paraId="1D5E2C70" w14:textId="77777777" w:rsidTr="005660AF">
        <w:tc>
          <w:tcPr>
            <w:tcW w:w="1069" w:type="dxa"/>
            <w:tcMar>
              <w:top w:w="70" w:type="dxa"/>
              <w:left w:w="80" w:type="dxa"/>
              <w:bottom w:w="70" w:type="dxa"/>
              <w:right w:w="80" w:type="dxa"/>
            </w:tcMar>
            <w:vAlign w:val="center"/>
          </w:tcPr>
          <w:p w14:paraId="77D07CDC" w14:textId="77777777" w:rsidR="005660AF" w:rsidRDefault="005660AF">
            <w:pPr>
              <w:pStyle w:val="Compact"/>
              <w:spacing w:before="0" w:after="40" w:line="240" w:lineRule="auto"/>
            </w:pPr>
          </w:p>
        </w:tc>
        <w:tc>
          <w:tcPr>
            <w:tcW w:w="2658" w:type="dxa"/>
            <w:tcMar>
              <w:top w:w="70" w:type="dxa"/>
              <w:left w:w="80" w:type="dxa"/>
              <w:bottom w:w="70" w:type="dxa"/>
              <w:right w:w="80" w:type="dxa"/>
            </w:tcMar>
            <w:vAlign w:val="center"/>
          </w:tcPr>
          <w:p w14:paraId="145302B4" w14:textId="77777777" w:rsidR="005660AF" w:rsidRDefault="005660AF">
            <w:pPr>
              <w:pStyle w:val="Compact"/>
              <w:spacing w:before="0" w:after="40" w:line="240" w:lineRule="auto"/>
            </w:pPr>
          </w:p>
        </w:tc>
        <w:tc>
          <w:tcPr>
            <w:tcW w:w="1069" w:type="dxa"/>
            <w:tcMar>
              <w:top w:w="70" w:type="dxa"/>
              <w:left w:w="80" w:type="dxa"/>
              <w:bottom w:w="70" w:type="dxa"/>
              <w:right w:w="80" w:type="dxa"/>
            </w:tcMar>
            <w:vAlign w:val="center"/>
          </w:tcPr>
          <w:p w14:paraId="4F9B73C1" w14:textId="77777777" w:rsidR="005660AF" w:rsidRDefault="00000000">
            <w:pPr>
              <w:pStyle w:val="Compact"/>
              <w:spacing w:before="0" w:after="40" w:line="240" w:lineRule="auto"/>
            </w:pPr>
            <w:r>
              <w:rPr>
                <w:sz w:val="17"/>
              </w:rPr>
              <w:t>ESS</w:t>
            </w:r>
          </w:p>
        </w:tc>
        <w:tc>
          <w:tcPr>
            <w:tcW w:w="1069" w:type="dxa"/>
            <w:tcMar>
              <w:top w:w="70" w:type="dxa"/>
              <w:left w:w="80" w:type="dxa"/>
              <w:bottom w:w="70" w:type="dxa"/>
              <w:right w:w="80" w:type="dxa"/>
            </w:tcMar>
            <w:vAlign w:val="center"/>
          </w:tcPr>
          <w:p w14:paraId="19B48E14" w14:textId="77777777" w:rsidR="005660AF" w:rsidRDefault="00000000">
            <w:pPr>
              <w:pStyle w:val="Compact"/>
              <w:spacing w:before="0" w:after="40" w:line="240" w:lineRule="auto"/>
              <w:jc w:val="center"/>
            </w:pPr>
            <w:r>
              <w:rPr>
                <w:sz w:val="17"/>
              </w:rPr>
              <w:t>—</w:t>
            </w:r>
          </w:p>
        </w:tc>
        <w:tc>
          <w:tcPr>
            <w:tcW w:w="1069" w:type="dxa"/>
            <w:tcMar>
              <w:top w:w="70" w:type="dxa"/>
              <w:left w:w="80" w:type="dxa"/>
              <w:bottom w:w="70" w:type="dxa"/>
              <w:right w:w="80" w:type="dxa"/>
            </w:tcMar>
            <w:vAlign w:val="center"/>
          </w:tcPr>
          <w:p w14:paraId="3EBB5C5F" w14:textId="77777777" w:rsidR="005660AF" w:rsidRDefault="00000000">
            <w:pPr>
              <w:pStyle w:val="Compact"/>
              <w:spacing w:before="0" w:after="40" w:line="240" w:lineRule="auto"/>
              <w:jc w:val="center"/>
            </w:pPr>
            <w:r>
              <w:rPr>
                <w:sz w:val="17"/>
              </w:rPr>
              <w:t>1.6</w:t>
            </w:r>
          </w:p>
        </w:tc>
        <w:tc>
          <w:tcPr>
            <w:tcW w:w="1069" w:type="dxa"/>
            <w:tcMar>
              <w:top w:w="70" w:type="dxa"/>
              <w:left w:w="80" w:type="dxa"/>
              <w:bottom w:w="70" w:type="dxa"/>
              <w:right w:w="80" w:type="dxa"/>
            </w:tcMar>
            <w:vAlign w:val="center"/>
          </w:tcPr>
          <w:p w14:paraId="34D390D0" w14:textId="77777777" w:rsidR="005660AF" w:rsidRDefault="00000000">
            <w:pPr>
              <w:pStyle w:val="Compact"/>
              <w:spacing w:before="0" w:after="40" w:line="240" w:lineRule="auto"/>
              <w:jc w:val="center"/>
            </w:pPr>
            <w:r>
              <w:rPr>
                <w:sz w:val="17"/>
              </w:rPr>
              <w:t>1.00</w:t>
            </w:r>
          </w:p>
        </w:tc>
        <w:tc>
          <w:tcPr>
            <w:tcW w:w="1069" w:type="dxa"/>
            <w:tcMar>
              <w:top w:w="70" w:type="dxa"/>
              <w:left w:w="80" w:type="dxa"/>
              <w:bottom w:w="70" w:type="dxa"/>
              <w:right w:w="80" w:type="dxa"/>
            </w:tcMar>
            <w:vAlign w:val="center"/>
          </w:tcPr>
          <w:p w14:paraId="33674F69" w14:textId="77777777" w:rsidR="005660AF" w:rsidRDefault="00000000">
            <w:pPr>
              <w:pStyle w:val="Compact"/>
              <w:spacing w:before="0" w:after="40" w:line="240" w:lineRule="auto"/>
              <w:jc w:val="center"/>
            </w:pPr>
            <w:r>
              <w:rPr>
                <w:sz w:val="17"/>
              </w:rPr>
              <w:t>4.44</w:t>
            </w:r>
          </w:p>
        </w:tc>
      </w:tr>
      <w:tr w:rsidR="005660AF" w14:paraId="154549F0" w14:textId="77777777" w:rsidTr="005660AF">
        <w:tc>
          <w:tcPr>
            <w:tcW w:w="1069" w:type="dxa"/>
            <w:tcMar>
              <w:top w:w="70" w:type="dxa"/>
              <w:left w:w="80" w:type="dxa"/>
              <w:bottom w:w="70" w:type="dxa"/>
              <w:right w:w="80" w:type="dxa"/>
            </w:tcMar>
            <w:vAlign w:val="center"/>
          </w:tcPr>
          <w:p w14:paraId="40DB8E7E" w14:textId="77777777" w:rsidR="005660AF" w:rsidRDefault="00000000">
            <w:pPr>
              <w:pStyle w:val="Compact"/>
              <w:spacing w:before="0" w:after="40" w:line="240" w:lineRule="auto"/>
            </w:pPr>
            <w:r>
              <w:rPr>
                <w:sz w:val="17"/>
              </w:rPr>
              <w:t>ER-Checklist</w:t>
            </w:r>
          </w:p>
        </w:tc>
        <w:tc>
          <w:tcPr>
            <w:tcW w:w="2658" w:type="dxa"/>
            <w:tcMar>
              <w:top w:w="70" w:type="dxa"/>
              <w:left w:w="80" w:type="dxa"/>
              <w:bottom w:w="70" w:type="dxa"/>
              <w:right w:w="80" w:type="dxa"/>
            </w:tcMar>
            <w:vAlign w:val="center"/>
          </w:tcPr>
          <w:p w14:paraId="41F64E64" w14:textId="77777777" w:rsidR="005660AF" w:rsidRDefault="00000000">
            <w:pPr>
              <w:pStyle w:val="Compact"/>
              <w:spacing w:before="0" w:after="40" w:line="240" w:lineRule="auto"/>
            </w:pPr>
            <w:r>
              <w:rPr>
                <w:sz w:val="17"/>
              </w:rPr>
              <w:t>Three expert reviewers evaluate the question against a seven-type problem checklist (comprehension, double-barrelled, retrieval, response mapping, social desirability, presupposition, tautology).</w:t>
            </w:r>
          </w:p>
        </w:tc>
        <w:tc>
          <w:tcPr>
            <w:tcW w:w="1069" w:type="dxa"/>
            <w:tcMar>
              <w:top w:w="70" w:type="dxa"/>
              <w:left w:w="80" w:type="dxa"/>
              <w:bottom w:w="70" w:type="dxa"/>
              <w:right w:w="80" w:type="dxa"/>
            </w:tcMar>
            <w:vAlign w:val="center"/>
          </w:tcPr>
          <w:p w14:paraId="212A2B45" w14:textId="77777777" w:rsidR="005660AF" w:rsidRDefault="00000000">
            <w:pPr>
              <w:pStyle w:val="Compact"/>
              <w:spacing w:before="0" w:after="40" w:line="240" w:lineRule="auto"/>
            </w:pPr>
            <w:r>
              <w:rPr>
                <w:sz w:val="17"/>
              </w:rPr>
              <w:t>Flawed</w:t>
            </w:r>
          </w:p>
        </w:tc>
        <w:tc>
          <w:tcPr>
            <w:tcW w:w="1069" w:type="dxa"/>
            <w:tcMar>
              <w:top w:w="70" w:type="dxa"/>
              <w:left w:w="80" w:type="dxa"/>
              <w:bottom w:w="70" w:type="dxa"/>
              <w:right w:w="80" w:type="dxa"/>
            </w:tcMar>
            <w:vAlign w:val="center"/>
          </w:tcPr>
          <w:p w14:paraId="69CAC0D8" w14:textId="77777777" w:rsidR="005660AF" w:rsidRDefault="00000000">
            <w:pPr>
              <w:pStyle w:val="Compact"/>
              <w:spacing w:before="0" w:after="40" w:line="240" w:lineRule="auto"/>
              <w:jc w:val="center"/>
            </w:pPr>
            <w:r>
              <w:rPr>
                <w:sz w:val="17"/>
              </w:rPr>
              <w:t>7</w:t>
            </w:r>
            <w:r w:rsidR="00246D22">
              <w:rPr>
                <w:sz w:val="17"/>
              </w:rPr>
              <w:t>3</w:t>
            </w:r>
            <w:r>
              <w:rPr>
                <w:sz w:val="17"/>
              </w:rPr>
              <w:t>%</w:t>
            </w:r>
          </w:p>
        </w:tc>
        <w:tc>
          <w:tcPr>
            <w:tcW w:w="1069" w:type="dxa"/>
            <w:tcMar>
              <w:top w:w="70" w:type="dxa"/>
              <w:left w:w="80" w:type="dxa"/>
              <w:bottom w:w="70" w:type="dxa"/>
              <w:right w:w="80" w:type="dxa"/>
            </w:tcMar>
            <w:vAlign w:val="center"/>
          </w:tcPr>
          <w:p w14:paraId="225502F3" w14:textId="77777777" w:rsidR="005660AF" w:rsidRDefault="00000000">
            <w:pPr>
              <w:pStyle w:val="Compact"/>
              <w:spacing w:before="0" w:after="40" w:line="240" w:lineRule="auto"/>
              <w:jc w:val="center"/>
            </w:pPr>
            <w:r>
              <w:rPr>
                <w:sz w:val="17"/>
              </w:rPr>
              <w:t>1.4</w:t>
            </w:r>
          </w:p>
        </w:tc>
        <w:tc>
          <w:tcPr>
            <w:tcW w:w="1069" w:type="dxa"/>
            <w:tcMar>
              <w:top w:w="70" w:type="dxa"/>
              <w:left w:w="80" w:type="dxa"/>
              <w:bottom w:w="70" w:type="dxa"/>
              <w:right w:w="80" w:type="dxa"/>
            </w:tcMar>
            <w:vAlign w:val="center"/>
          </w:tcPr>
          <w:p w14:paraId="325EEE02" w14:textId="77777777" w:rsidR="005660AF" w:rsidRDefault="00000000">
            <w:pPr>
              <w:pStyle w:val="Compact"/>
              <w:spacing w:before="0" w:after="40" w:line="240" w:lineRule="auto"/>
              <w:jc w:val="center"/>
            </w:pPr>
            <w:r>
              <w:rPr>
                <w:sz w:val="17"/>
              </w:rPr>
              <w:t>1.05</w:t>
            </w:r>
          </w:p>
        </w:tc>
        <w:tc>
          <w:tcPr>
            <w:tcW w:w="1069" w:type="dxa"/>
            <w:tcMar>
              <w:top w:w="70" w:type="dxa"/>
              <w:left w:w="80" w:type="dxa"/>
              <w:bottom w:w="70" w:type="dxa"/>
              <w:right w:w="80" w:type="dxa"/>
            </w:tcMar>
            <w:vAlign w:val="center"/>
          </w:tcPr>
          <w:p w14:paraId="7EDD925F" w14:textId="77777777" w:rsidR="005660AF" w:rsidRDefault="00000000">
            <w:pPr>
              <w:pStyle w:val="Compact"/>
              <w:spacing w:before="0" w:after="40" w:line="240" w:lineRule="auto"/>
              <w:jc w:val="center"/>
            </w:pPr>
            <w:r>
              <w:rPr>
                <w:sz w:val="17"/>
              </w:rPr>
              <w:t>—</w:t>
            </w:r>
          </w:p>
        </w:tc>
      </w:tr>
      <w:tr w:rsidR="005660AF" w14:paraId="18803ED3" w14:textId="77777777" w:rsidTr="005660AF">
        <w:tc>
          <w:tcPr>
            <w:tcW w:w="1069" w:type="dxa"/>
            <w:tcMar>
              <w:top w:w="70" w:type="dxa"/>
              <w:left w:w="80" w:type="dxa"/>
              <w:bottom w:w="70" w:type="dxa"/>
              <w:right w:w="80" w:type="dxa"/>
            </w:tcMar>
            <w:vAlign w:val="center"/>
          </w:tcPr>
          <w:p w14:paraId="1E324698" w14:textId="77777777" w:rsidR="005660AF" w:rsidRDefault="005660AF">
            <w:pPr>
              <w:pStyle w:val="Compact"/>
              <w:spacing w:before="0" w:after="40" w:line="240" w:lineRule="auto"/>
            </w:pPr>
          </w:p>
        </w:tc>
        <w:tc>
          <w:tcPr>
            <w:tcW w:w="2658" w:type="dxa"/>
            <w:tcMar>
              <w:top w:w="70" w:type="dxa"/>
              <w:left w:w="80" w:type="dxa"/>
              <w:bottom w:w="70" w:type="dxa"/>
              <w:right w:w="80" w:type="dxa"/>
            </w:tcMar>
            <w:vAlign w:val="center"/>
          </w:tcPr>
          <w:p w14:paraId="09CAF6DC" w14:textId="77777777" w:rsidR="005660AF" w:rsidRDefault="005660AF">
            <w:pPr>
              <w:pStyle w:val="Compact"/>
              <w:spacing w:before="0" w:after="40" w:line="240" w:lineRule="auto"/>
            </w:pPr>
          </w:p>
        </w:tc>
        <w:tc>
          <w:tcPr>
            <w:tcW w:w="1069" w:type="dxa"/>
            <w:tcMar>
              <w:top w:w="70" w:type="dxa"/>
              <w:left w:w="80" w:type="dxa"/>
              <w:bottom w:w="70" w:type="dxa"/>
              <w:right w:w="80" w:type="dxa"/>
            </w:tcMar>
            <w:vAlign w:val="center"/>
          </w:tcPr>
          <w:p w14:paraId="4A6D0DE5" w14:textId="77777777" w:rsidR="005660AF" w:rsidRDefault="00000000">
            <w:pPr>
              <w:pStyle w:val="Compact"/>
              <w:spacing w:before="0" w:after="40" w:line="240" w:lineRule="auto"/>
            </w:pPr>
            <w:r>
              <w:rPr>
                <w:sz w:val="17"/>
              </w:rPr>
              <w:t>ESS</w:t>
            </w:r>
          </w:p>
        </w:tc>
        <w:tc>
          <w:tcPr>
            <w:tcW w:w="1069" w:type="dxa"/>
            <w:tcMar>
              <w:top w:w="70" w:type="dxa"/>
              <w:left w:w="80" w:type="dxa"/>
              <w:bottom w:w="70" w:type="dxa"/>
              <w:right w:w="80" w:type="dxa"/>
            </w:tcMar>
            <w:vAlign w:val="center"/>
          </w:tcPr>
          <w:p w14:paraId="54BAD7F7" w14:textId="77777777" w:rsidR="005660AF" w:rsidRDefault="00000000">
            <w:pPr>
              <w:pStyle w:val="Compact"/>
              <w:spacing w:before="0" w:after="40" w:line="240" w:lineRule="auto"/>
              <w:jc w:val="center"/>
            </w:pPr>
            <w:r>
              <w:rPr>
                <w:sz w:val="17"/>
              </w:rPr>
              <w:t>—</w:t>
            </w:r>
          </w:p>
        </w:tc>
        <w:tc>
          <w:tcPr>
            <w:tcW w:w="1069" w:type="dxa"/>
            <w:tcMar>
              <w:top w:w="70" w:type="dxa"/>
              <w:left w:w="80" w:type="dxa"/>
              <w:bottom w:w="70" w:type="dxa"/>
              <w:right w:w="80" w:type="dxa"/>
            </w:tcMar>
            <w:vAlign w:val="center"/>
          </w:tcPr>
          <w:p w14:paraId="1EFC0D67" w14:textId="77777777" w:rsidR="005660AF" w:rsidRDefault="00000000">
            <w:pPr>
              <w:pStyle w:val="Compact"/>
              <w:spacing w:before="0" w:after="40" w:line="240" w:lineRule="auto"/>
              <w:jc w:val="center"/>
            </w:pPr>
            <w:r>
              <w:rPr>
                <w:sz w:val="17"/>
              </w:rPr>
              <w:t>2.3</w:t>
            </w:r>
          </w:p>
        </w:tc>
        <w:tc>
          <w:tcPr>
            <w:tcW w:w="1069" w:type="dxa"/>
            <w:tcMar>
              <w:top w:w="70" w:type="dxa"/>
              <w:left w:w="80" w:type="dxa"/>
              <w:bottom w:w="70" w:type="dxa"/>
              <w:right w:w="80" w:type="dxa"/>
            </w:tcMar>
            <w:vAlign w:val="center"/>
          </w:tcPr>
          <w:p w14:paraId="469AE6C2" w14:textId="77777777" w:rsidR="005660AF" w:rsidRDefault="00000000">
            <w:pPr>
              <w:pStyle w:val="Compact"/>
              <w:spacing w:before="0" w:after="40" w:line="240" w:lineRule="auto"/>
              <w:jc w:val="center"/>
            </w:pPr>
            <w:r>
              <w:rPr>
                <w:sz w:val="17"/>
              </w:rPr>
              <w:t>0.57</w:t>
            </w:r>
          </w:p>
        </w:tc>
        <w:tc>
          <w:tcPr>
            <w:tcW w:w="1069" w:type="dxa"/>
            <w:tcMar>
              <w:top w:w="70" w:type="dxa"/>
              <w:left w:w="80" w:type="dxa"/>
              <w:bottom w:w="70" w:type="dxa"/>
              <w:right w:w="80" w:type="dxa"/>
            </w:tcMar>
            <w:vAlign w:val="center"/>
          </w:tcPr>
          <w:p w14:paraId="3F937F1D" w14:textId="77777777" w:rsidR="005660AF" w:rsidRDefault="00000000">
            <w:pPr>
              <w:pStyle w:val="Compact"/>
              <w:spacing w:before="0" w:after="40" w:line="240" w:lineRule="auto"/>
              <w:jc w:val="center"/>
            </w:pPr>
            <w:r>
              <w:rPr>
                <w:sz w:val="17"/>
              </w:rPr>
              <w:t>—</w:t>
            </w:r>
          </w:p>
        </w:tc>
      </w:tr>
      <w:tr w:rsidR="005660AF" w14:paraId="47EF44BA" w14:textId="77777777" w:rsidTr="005660AF">
        <w:tc>
          <w:tcPr>
            <w:tcW w:w="1069" w:type="dxa"/>
            <w:tcMar>
              <w:top w:w="70" w:type="dxa"/>
              <w:left w:w="80" w:type="dxa"/>
              <w:bottom w:w="70" w:type="dxa"/>
              <w:right w:w="80" w:type="dxa"/>
            </w:tcMar>
            <w:vAlign w:val="center"/>
          </w:tcPr>
          <w:p w14:paraId="0AF6DC7A" w14:textId="77777777" w:rsidR="005660AF" w:rsidRDefault="00000000">
            <w:pPr>
              <w:pStyle w:val="Compact"/>
              <w:spacing w:before="0" w:after="40" w:line="240" w:lineRule="auto"/>
            </w:pPr>
            <w:r>
              <w:rPr>
                <w:sz w:val="17"/>
              </w:rPr>
              <w:t>ER-Open</w:t>
            </w:r>
          </w:p>
        </w:tc>
        <w:tc>
          <w:tcPr>
            <w:tcW w:w="2658" w:type="dxa"/>
            <w:tcMar>
              <w:top w:w="70" w:type="dxa"/>
              <w:left w:w="80" w:type="dxa"/>
              <w:bottom w:w="70" w:type="dxa"/>
              <w:right w:w="80" w:type="dxa"/>
            </w:tcMar>
            <w:vAlign w:val="center"/>
          </w:tcPr>
          <w:p w14:paraId="3B74F429" w14:textId="77777777" w:rsidR="005660AF" w:rsidRDefault="00000000">
            <w:pPr>
              <w:pStyle w:val="Compact"/>
              <w:spacing w:before="0" w:after="40" w:line="240" w:lineRule="auto"/>
            </w:pPr>
            <w:r>
              <w:rPr>
                <w:sz w:val="17"/>
              </w:rPr>
              <w:t>Three expert reviewers identify problems in their own terms, with no predefined problem types and no additional restraint language.</w:t>
            </w:r>
          </w:p>
        </w:tc>
        <w:tc>
          <w:tcPr>
            <w:tcW w:w="1069" w:type="dxa"/>
            <w:tcMar>
              <w:top w:w="70" w:type="dxa"/>
              <w:left w:w="80" w:type="dxa"/>
              <w:bottom w:w="70" w:type="dxa"/>
              <w:right w:w="80" w:type="dxa"/>
            </w:tcMar>
            <w:vAlign w:val="center"/>
          </w:tcPr>
          <w:p w14:paraId="10C79972" w14:textId="77777777" w:rsidR="005660AF" w:rsidRDefault="00000000">
            <w:pPr>
              <w:pStyle w:val="Compact"/>
              <w:spacing w:before="0" w:after="40" w:line="240" w:lineRule="auto"/>
            </w:pPr>
            <w:r>
              <w:rPr>
                <w:sz w:val="17"/>
              </w:rPr>
              <w:t>Flawed</w:t>
            </w:r>
          </w:p>
        </w:tc>
        <w:tc>
          <w:tcPr>
            <w:tcW w:w="1069" w:type="dxa"/>
            <w:tcMar>
              <w:top w:w="70" w:type="dxa"/>
              <w:left w:w="80" w:type="dxa"/>
              <w:bottom w:w="70" w:type="dxa"/>
              <w:right w:w="80" w:type="dxa"/>
            </w:tcMar>
            <w:vAlign w:val="center"/>
          </w:tcPr>
          <w:p w14:paraId="54566801" w14:textId="77777777" w:rsidR="005660AF" w:rsidRDefault="00000000">
            <w:pPr>
              <w:pStyle w:val="Compact"/>
              <w:spacing w:before="0" w:after="40" w:line="240" w:lineRule="auto"/>
              <w:jc w:val="center"/>
            </w:pPr>
            <w:r>
              <w:rPr>
                <w:sz w:val="17"/>
              </w:rPr>
              <w:t>6</w:t>
            </w:r>
            <w:r w:rsidR="00246D22">
              <w:rPr>
                <w:sz w:val="17"/>
              </w:rPr>
              <w:t>9</w:t>
            </w:r>
            <w:r>
              <w:rPr>
                <w:sz w:val="17"/>
              </w:rPr>
              <w:t>%</w:t>
            </w:r>
          </w:p>
        </w:tc>
        <w:tc>
          <w:tcPr>
            <w:tcW w:w="1069" w:type="dxa"/>
            <w:tcMar>
              <w:top w:w="70" w:type="dxa"/>
              <w:left w:w="80" w:type="dxa"/>
              <w:bottom w:w="70" w:type="dxa"/>
              <w:right w:w="80" w:type="dxa"/>
            </w:tcMar>
            <w:vAlign w:val="center"/>
          </w:tcPr>
          <w:p w14:paraId="11E0D40B" w14:textId="77777777" w:rsidR="005660AF" w:rsidRDefault="00000000">
            <w:pPr>
              <w:pStyle w:val="Compact"/>
              <w:spacing w:before="0" w:after="40" w:line="240" w:lineRule="auto"/>
              <w:jc w:val="center"/>
            </w:pPr>
            <w:r>
              <w:rPr>
                <w:sz w:val="17"/>
              </w:rPr>
              <w:t>1.4</w:t>
            </w:r>
          </w:p>
        </w:tc>
        <w:tc>
          <w:tcPr>
            <w:tcW w:w="1069" w:type="dxa"/>
            <w:tcMar>
              <w:top w:w="70" w:type="dxa"/>
              <w:left w:w="80" w:type="dxa"/>
              <w:bottom w:w="70" w:type="dxa"/>
              <w:right w:w="80" w:type="dxa"/>
            </w:tcMar>
            <w:vAlign w:val="center"/>
          </w:tcPr>
          <w:p w14:paraId="79337020" w14:textId="77777777" w:rsidR="005660AF" w:rsidRDefault="00000000">
            <w:pPr>
              <w:pStyle w:val="Compact"/>
              <w:spacing w:before="0" w:after="40" w:line="240" w:lineRule="auto"/>
              <w:jc w:val="center"/>
            </w:pPr>
            <w:r>
              <w:rPr>
                <w:sz w:val="17"/>
              </w:rPr>
              <w:t>1.40</w:t>
            </w:r>
          </w:p>
        </w:tc>
        <w:tc>
          <w:tcPr>
            <w:tcW w:w="1069" w:type="dxa"/>
            <w:tcMar>
              <w:top w:w="70" w:type="dxa"/>
              <w:left w:w="80" w:type="dxa"/>
              <w:bottom w:w="70" w:type="dxa"/>
              <w:right w:w="80" w:type="dxa"/>
            </w:tcMar>
            <w:vAlign w:val="center"/>
          </w:tcPr>
          <w:p w14:paraId="45617C6D" w14:textId="77777777" w:rsidR="005660AF" w:rsidRDefault="00000000">
            <w:pPr>
              <w:pStyle w:val="Compact"/>
              <w:spacing w:before="0" w:after="40" w:line="240" w:lineRule="auto"/>
              <w:jc w:val="center"/>
            </w:pPr>
            <w:r>
              <w:rPr>
                <w:sz w:val="17"/>
              </w:rPr>
              <w:t>—</w:t>
            </w:r>
          </w:p>
        </w:tc>
      </w:tr>
      <w:tr w:rsidR="005660AF" w14:paraId="7E27AEE2" w14:textId="77777777" w:rsidTr="005660AF">
        <w:tc>
          <w:tcPr>
            <w:tcW w:w="1069" w:type="dxa"/>
            <w:tcMar>
              <w:top w:w="70" w:type="dxa"/>
              <w:left w:w="80" w:type="dxa"/>
              <w:bottom w:w="70" w:type="dxa"/>
              <w:right w:w="80" w:type="dxa"/>
            </w:tcMar>
            <w:vAlign w:val="center"/>
          </w:tcPr>
          <w:p w14:paraId="412C7953" w14:textId="77777777" w:rsidR="005660AF" w:rsidRDefault="005660AF">
            <w:pPr>
              <w:pStyle w:val="Compact"/>
              <w:spacing w:before="0" w:after="40" w:line="240" w:lineRule="auto"/>
            </w:pPr>
          </w:p>
        </w:tc>
        <w:tc>
          <w:tcPr>
            <w:tcW w:w="2658" w:type="dxa"/>
            <w:tcMar>
              <w:top w:w="70" w:type="dxa"/>
              <w:left w:w="80" w:type="dxa"/>
              <w:bottom w:w="70" w:type="dxa"/>
              <w:right w:w="80" w:type="dxa"/>
            </w:tcMar>
            <w:vAlign w:val="center"/>
          </w:tcPr>
          <w:p w14:paraId="62373240" w14:textId="77777777" w:rsidR="005660AF" w:rsidRDefault="005660AF">
            <w:pPr>
              <w:pStyle w:val="Compact"/>
              <w:spacing w:before="0" w:after="40" w:line="240" w:lineRule="auto"/>
            </w:pPr>
          </w:p>
        </w:tc>
        <w:tc>
          <w:tcPr>
            <w:tcW w:w="1069" w:type="dxa"/>
            <w:tcMar>
              <w:top w:w="70" w:type="dxa"/>
              <w:left w:w="80" w:type="dxa"/>
              <w:bottom w:w="70" w:type="dxa"/>
              <w:right w:w="80" w:type="dxa"/>
            </w:tcMar>
            <w:vAlign w:val="center"/>
          </w:tcPr>
          <w:p w14:paraId="7A8FBDED" w14:textId="77777777" w:rsidR="005660AF" w:rsidRDefault="00000000">
            <w:pPr>
              <w:pStyle w:val="Compact"/>
              <w:spacing w:before="0" w:after="40" w:line="240" w:lineRule="auto"/>
            </w:pPr>
            <w:r>
              <w:rPr>
                <w:sz w:val="17"/>
              </w:rPr>
              <w:t>ESS</w:t>
            </w:r>
          </w:p>
        </w:tc>
        <w:tc>
          <w:tcPr>
            <w:tcW w:w="1069" w:type="dxa"/>
            <w:tcMar>
              <w:top w:w="70" w:type="dxa"/>
              <w:left w:w="80" w:type="dxa"/>
              <w:bottom w:w="70" w:type="dxa"/>
              <w:right w:w="80" w:type="dxa"/>
            </w:tcMar>
            <w:vAlign w:val="center"/>
          </w:tcPr>
          <w:p w14:paraId="777636E3" w14:textId="77777777" w:rsidR="005660AF" w:rsidRDefault="00000000">
            <w:pPr>
              <w:pStyle w:val="Compact"/>
              <w:spacing w:before="0" w:after="40" w:line="240" w:lineRule="auto"/>
              <w:jc w:val="center"/>
            </w:pPr>
            <w:r>
              <w:rPr>
                <w:sz w:val="17"/>
              </w:rPr>
              <w:t>—</w:t>
            </w:r>
          </w:p>
        </w:tc>
        <w:tc>
          <w:tcPr>
            <w:tcW w:w="1069" w:type="dxa"/>
            <w:tcMar>
              <w:top w:w="70" w:type="dxa"/>
              <w:left w:w="80" w:type="dxa"/>
              <w:bottom w:w="70" w:type="dxa"/>
              <w:right w:w="80" w:type="dxa"/>
            </w:tcMar>
            <w:vAlign w:val="center"/>
          </w:tcPr>
          <w:p w14:paraId="0D24A42B" w14:textId="77777777" w:rsidR="005660AF" w:rsidRDefault="00000000">
            <w:pPr>
              <w:pStyle w:val="Compact"/>
              <w:spacing w:before="0" w:after="40" w:line="240" w:lineRule="auto"/>
              <w:jc w:val="center"/>
            </w:pPr>
            <w:r>
              <w:rPr>
                <w:sz w:val="17"/>
              </w:rPr>
              <w:t>3.1</w:t>
            </w:r>
          </w:p>
        </w:tc>
        <w:tc>
          <w:tcPr>
            <w:tcW w:w="1069" w:type="dxa"/>
            <w:tcMar>
              <w:top w:w="70" w:type="dxa"/>
              <w:left w:w="80" w:type="dxa"/>
              <w:bottom w:w="70" w:type="dxa"/>
              <w:right w:w="80" w:type="dxa"/>
            </w:tcMar>
            <w:vAlign w:val="center"/>
          </w:tcPr>
          <w:p w14:paraId="51BAC948" w14:textId="77777777" w:rsidR="005660AF" w:rsidRDefault="00000000">
            <w:pPr>
              <w:pStyle w:val="Compact"/>
              <w:spacing w:before="0" w:after="40" w:line="240" w:lineRule="auto"/>
              <w:jc w:val="center"/>
            </w:pPr>
            <w:r>
              <w:rPr>
                <w:sz w:val="17"/>
              </w:rPr>
              <w:t>3.14</w:t>
            </w:r>
          </w:p>
        </w:tc>
        <w:tc>
          <w:tcPr>
            <w:tcW w:w="1069" w:type="dxa"/>
            <w:tcMar>
              <w:top w:w="70" w:type="dxa"/>
              <w:left w:w="80" w:type="dxa"/>
              <w:bottom w:w="70" w:type="dxa"/>
              <w:right w:w="80" w:type="dxa"/>
            </w:tcMar>
            <w:vAlign w:val="center"/>
          </w:tcPr>
          <w:p w14:paraId="05C8A9D3" w14:textId="77777777" w:rsidR="005660AF" w:rsidRDefault="00000000">
            <w:pPr>
              <w:pStyle w:val="Compact"/>
              <w:spacing w:before="0" w:after="40" w:line="240" w:lineRule="auto"/>
              <w:jc w:val="center"/>
            </w:pPr>
            <w:r>
              <w:rPr>
                <w:sz w:val="17"/>
              </w:rPr>
              <w:t>—</w:t>
            </w:r>
          </w:p>
        </w:tc>
      </w:tr>
      <w:tr w:rsidR="005660AF" w14:paraId="79170A6A" w14:textId="77777777" w:rsidTr="005660AF">
        <w:tc>
          <w:tcPr>
            <w:tcW w:w="1069" w:type="dxa"/>
            <w:tcMar>
              <w:top w:w="70" w:type="dxa"/>
              <w:left w:w="80" w:type="dxa"/>
              <w:bottom w:w="70" w:type="dxa"/>
              <w:right w:w="80" w:type="dxa"/>
            </w:tcMar>
            <w:vAlign w:val="center"/>
          </w:tcPr>
          <w:p w14:paraId="536D0CE3" w14:textId="77777777" w:rsidR="005660AF" w:rsidRDefault="00000000">
            <w:pPr>
              <w:pStyle w:val="Compact"/>
              <w:spacing w:before="0" w:after="40" w:line="240" w:lineRule="auto"/>
            </w:pPr>
            <w:r>
              <w:rPr>
                <w:sz w:val="17"/>
              </w:rPr>
              <w:t>CI-Open</w:t>
            </w:r>
          </w:p>
        </w:tc>
        <w:tc>
          <w:tcPr>
            <w:tcW w:w="2658" w:type="dxa"/>
            <w:tcMar>
              <w:top w:w="70" w:type="dxa"/>
              <w:left w:w="80" w:type="dxa"/>
              <w:bottom w:w="70" w:type="dxa"/>
              <w:right w:w="80" w:type="dxa"/>
            </w:tcMar>
            <w:vAlign w:val="center"/>
          </w:tcPr>
          <w:p w14:paraId="199432D0" w14:textId="77777777" w:rsidR="005660AF" w:rsidRDefault="00000000">
            <w:pPr>
              <w:pStyle w:val="Compact"/>
              <w:spacing w:before="0" w:after="40" w:line="240" w:lineRule="auto"/>
            </w:pPr>
            <w:r>
              <w:rPr>
                <w:sz w:val="17"/>
              </w:rPr>
              <w:t>Synthetic respondent thinks aloud while working through the question, with no cognitive framework or problem types mentioned in the prompt.</w:t>
            </w:r>
          </w:p>
        </w:tc>
        <w:tc>
          <w:tcPr>
            <w:tcW w:w="1069" w:type="dxa"/>
            <w:tcMar>
              <w:top w:w="70" w:type="dxa"/>
              <w:left w:w="80" w:type="dxa"/>
              <w:bottom w:w="70" w:type="dxa"/>
              <w:right w:w="80" w:type="dxa"/>
            </w:tcMar>
            <w:vAlign w:val="center"/>
          </w:tcPr>
          <w:p w14:paraId="656E20F0" w14:textId="77777777" w:rsidR="005660AF" w:rsidRDefault="00000000">
            <w:pPr>
              <w:pStyle w:val="Compact"/>
              <w:spacing w:before="0" w:after="40" w:line="240" w:lineRule="auto"/>
            </w:pPr>
            <w:r>
              <w:rPr>
                <w:sz w:val="17"/>
              </w:rPr>
              <w:t>Flawed</w:t>
            </w:r>
          </w:p>
        </w:tc>
        <w:tc>
          <w:tcPr>
            <w:tcW w:w="1069" w:type="dxa"/>
            <w:tcMar>
              <w:top w:w="70" w:type="dxa"/>
              <w:left w:w="80" w:type="dxa"/>
              <w:bottom w:w="70" w:type="dxa"/>
              <w:right w:w="80" w:type="dxa"/>
            </w:tcMar>
            <w:vAlign w:val="center"/>
          </w:tcPr>
          <w:p w14:paraId="4CF28D0D" w14:textId="77777777" w:rsidR="005660AF" w:rsidRDefault="00000000">
            <w:pPr>
              <w:pStyle w:val="Compact"/>
              <w:spacing w:before="0" w:after="40" w:line="240" w:lineRule="auto"/>
              <w:jc w:val="center"/>
            </w:pPr>
            <w:r>
              <w:rPr>
                <w:sz w:val="17"/>
              </w:rPr>
              <w:t>60%</w:t>
            </w:r>
          </w:p>
        </w:tc>
        <w:tc>
          <w:tcPr>
            <w:tcW w:w="1069" w:type="dxa"/>
            <w:tcMar>
              <w:top w:w="70" w:type="dxa"/>
              <w:left w:w="80" w:type="dxa"/>
              <w:bottom w:w="70" w:type="dxa"/>
              <w:right w:w="80" w:type="dxa"/>
            </w:tcMar>
            <w:vAlign w:val="center"/>
          </w:tcPr>
          <w:p w14:paraId="1019FADA" w14:textId="77777777" w:rsidR="005660AF" w:rsidRDefault="00000000">
            <w:pPr>
              <w:pStyle w:val="Compact"/>
              <w:spacing w:before="0" w:after="40" w:line="240" w:lineRule="auto"/>
              <w:jc w:val="center"/>
            </w:pPr>
            <w:r>
              <w:rPr>
                <w:sz w:val="17"/>
              </w:rPr>
              <w:t>1.4</w:t>
            </w:r>
          </w:p>
        </w:tc>
        <w:tc>
          <w:tcPr>
            <w:tcW w:w="1069" w:type="dxa"/>
            <w:tcMar>
              <w:top w:w="70" w:type="dxa"/>
              <w:left w:w="80" w:type="dxa"/>
              <w:bottom w:w="70" w:type="dxa"/>
              <w:right w:w="80" w:type="dxa"/>
            </w:tcMar>
            <w:vAlign w:val="center"/>
          </w:tcPr>
          <w:p w14:paraId="4FB9297A" w14:textId="77777777" w:rsidR="005660AF" w:rsidRDefault="00000000">
            <w:pPr>
              <w:pStyle w:val="Compact"/>
              <w:spacing w:before="0" w:after="40" w:line="240" w:lineRule="auto"/>
              <w:jc w:val="center"/>
            </w:pPr>
            <w:r>
              <w:rPr>
                <w:sz w:val="17"/>
              </w:rPr>
              <w:t>1.00</w:t>
            </w:r>
          </w:p>
        </w:tc>
        <w:tc>
          <w:tcPr>
            <w:tcW w:w="1069" w:type="dxa"/>
            <w:tcMar>
              <w:top w:w="70" w:type="dxa"/>
              <w:left w:w="80" w:type="dxa"/>
              <w:bottom w:w="70" w:type="dxa"/>
              <w:right w:w="80" w:type="dxa"/>
            </w:tcMar>
            <w:vAlign w:val="center"/>
          </w:tcPr>
          <w:p w14:paraId="0D791493" w14:textId="77777777" w:rsidR="005660AF" w:rsidRDefault="00000000">
            <w:pPr>
              <w:pStyle w:val="Compact"/>
              <w:spacing w:before="0" w:after="40" w:line="240" w:lineRule="auto"/>
              <w:jc w:val="center"/>
            </w:pPr>
            <w:r>
              <w:rPr>
                <w:sz w:val="17"/>
              </w:rPr>
              <w:t>4.21</w:t>
            </w:r>
          </w:p>
        </w:tc>
      </w:tr>
      <w:tr w:rsidR="005660AF" w14:paraId="7FAA24CA" w14:textId="77777777" w:rsidTr="005660AF">
        <w:tc>
          <w:tcPr>
            <w:tcW w:w="1069" w:type="dxa"/>
            <w:tcMar>
              <w:top w:w="70" w:type="dxa"/>
              <w:left w:w="80" w:type="dxa"/>
              <w:bottom w:w="70" w:type="dxa"/>
              <w:right w:w="80" w:type="dxa"/>
            </w:tcMar>
            <w:vAlign w:val="center"/>
          </w:tcPr>
          <w:p w14:paraId="03F77B7F" w14:textId="77777777" w:rsidR="005660AF" w:rsidRDefault="005660AF">
            <w:pPr>
              <w:pStyle w:val="Compact"/>
              <w:spacing w:before="0" w:after="40" w:line="240" w:lineRule="auto"/>
            </w:pPr>
          </w:p>
        </w:tc>
        <w:tc>
          <w:tcPr>
            <w:tcW w:w="2658" w:type="dxa"/>
            <w:tcMar>
              <w:top w:w="70" w:type="dxa"/>
              <w:left w:w="80" w:type="dxa"/>
              <w:bottom w:w="70" w:type="dxa"/>
              <w:right w:w="80" w:type="dxa"/>
            </w:tcMar>
            <w:vAlign w:val="center"/>
          </w:tcPr>
          <w:p w14:paraId="48497BB2" w14:textId="77777777" w:rsidR="005660AF" w:rsidRDefault="005660AF">
            <w:pPr>
              <w:pStyle w:val="Compact"/>
              <w:spacing w:before="0" w:after="40" w:line="240" w:lineRule="auto"/>
            </w:pPr>
          </w:p>
        </w:tc>
        <w:tc>
          <w:tcPr>
            <w:tcW w:w="1069" w:type="dxa"/>
            <w:tcMar>
              <w:top w:w="70" w:type="dxa"/>
              <w:left w:w="80" w:type="dxa"/>
              <w:bottom w:w="70" w:type="dxa"/>
              <w:right w:w="80" w:type="dxa"/>
            </w:tcMar>
            <w:vAlign w:val="center"/>
          </w:tcPr>
          <w:p w14:paraId="461B3D38" w14:textId="77777777" w:rsidR="005660AF" w:rsidRDefault="00000000">
            <w:pPr>
              <w:pStyle w:val="Compact"/>
              <w:spacing w:before="0" w:after="40" w:line="240" w:lineRule="auto"/>
            </w:pPr>
            <w:r>
              <w:rPr>
                <w:sz w:val="17"/>
              </w:rPr>
              <w:t>ESS</w:t>
            </w:r>
          </w:p>
        </w:tc>
        <w:tc>
          <w:tcPr>
            <w:tcW w:w="1069" w:type="dxa"/>
            <w:tcMar>
              <w:top w:w="70" w:type="dxa"/>
              <w:left w:w="80" w:type="dxa"/>
              <w:bottom w:w="70" w:type="dxa"/>
              <w:right w:w="80" w:type="dxa"/>
            </w:tcMar>
            <w:vAlign w:val="center"/>
          </w:tcPr>
          <w:p w14:paraId="1E087A38" w14:textId="77777777" w:rsidR="005660AF" w:rsidRDefault="00000000">
            <w:pPr>
              <w:pStyle w:val="Compact"/>
              <w:spacing w:before="0" w:after="40" w:line="240" w:lineRule="auto"/>
              <w:jc w:val="center"/>
            </w:pPr>
            <w:r>
              <w:rPr>
                <w:sz w:val="17"/>
              </w:rPr>
              <w:t>—</w:t>
            </w:r>
          </w:p>
        </w:tc>
        <w:tc>
          <w:tcPr>
            <w:tcW w:w="1069" w:type="dxa"/>
            <w:tcMar>
              <w:top w:w="70" w:type="dxa"/>
              <w:left w:w="80" w:type="dxa"/>
              <w:bottom w:w="70" w:type="dxa"/>
              <w:right w:w="80" w:type="dxa"/>
            </w:tcMar>
            <w:vAlign w:val="center"/>
          </w:tcPr>
          <w:p w14:paraId="464566E6" w14:textId="77777777" w:rsidR="005660AF" w:rsidRDefault="00000000">
            <w:pPr>
              <w:pStyle w:val="Compact"/>
              <w:spacing w:before="0" w:after="40" w:line="240" w:lineRule="auto"/>
              <w:jc w:val="center"/>
            </w:pPr>
            <w:r>
              <w:rPr>
                <w:sz w:val="17"/>
              </w:rPr>
              <w:t>1.4</w:t>
            </w:r>
          </w:p>
        </w:tc>
        <w:tc>
          <w:tcPr>
            <w:tcW w:w="1069" w:type="dxa"/>
            <w:tcMar>
              <w:top w:w="70" w:type="dxa"/>
              <w:left w:w="80" w:type="dxa"/>
              <w:bottom w:w="70" w:type="dxa"/>
              <w:right w:w="80" w:type="dxa"/>
            </w:tcMar>
            <w:vAlign w:val="center"/>
          </w:tcPr>
          <w:p w14:paraId="6F895401" w14:textId="77777777" w:rsidR="005660AF" w:rsidRDefault="00000000">
            <w:pPr>
              <w:pStyle w:val="Compact"/>
              <w:spacing w:before="0" w:after="40" w:line="240" w:lineRule="auto"/>
              <w:jc w:val="center"/>
            </w:pPr>
            <w:r>
              <w:rPr>
                <w:sz w:val="17"/>
              </w:rPr>
              <w:t>1.00</w:t>
            </w:r>
          </w:p>
        </w:tc>
        <w:tc>
          <w:tcPr>
            <w:tcW w:w="1069" w:type="dxa"/>
            <w:tcMar>
              <w:top w:w="70" w:type="dxa"/>
              <w:left w:w="80" w:type="dxa"/>
              <w:bottom w:w="70" w:type="dxa"/>
              <w:right w:w="80" w:type="dxa"/>
            </w:tcMar>
            <w:vAlign w:val="center"/>
          </w:tcPr>
          <w:p w14:paraId="02688B06" w14:textId="77777777" w:rsidR="005660AF" w:rsidRDefault="00000000">
            <w:pPr>
              <w:pStyle w:val="Compact"/>
              <w:spacing w:before="0" w:after="40" w:line="240" w:lineRule="auto"/>
              <w:jc w:val="center"/>
            </w:pPr>
            <w:r>
              <w:rPr>
                <w:sz w:val="17"/>
              </w:rPr>
              <w:t>4.41</w:t>
            </w:r>
          </w:p>
        </w:tc>
      </w:tr>
      <w:tr w:rsidR="005660AF" w14:paraId="30D12098" w14:textId="77777777" w:rsidTr="005660AF">
        <w:tc>
          <w:tcPr>
            <w:tcW w:w="1069" w:type="dxa"/>
            <w:tcMar>
              <w:top w:w="70" w:type="dxa"/>
              <w:left w:w="80" w:type="dxa"/>
              <w:bottom w:w="70" w:type="dxa"/>
              <w:right w:w="80" w:type="dxa"/>
            </w:tcMar>
            <w:vAlign w:val="center"/>
          </w:tcPr>
          <w:p w14:paraId="3D5261C1" w14:textId="77777777" w:rsidR="005660AF" w:rsidRDefault="00000000">
            <w:pPr>
              <w:pStyle w:val="Compact"/>
              <w:spacing w:before="0" w:after="40" w:line="240" w:lineRule="auto"/>
            </w:pPr>
            <w:r>
              <w:rPr>
                <w:sz w:val="17"/>
              </w:rPr>
              <w:t>ER-Restrained</w:t>
            </w:r>
          </w:p>
        </w:tc>
        <w:tc>
          <w:tcPr>
            <w:tcW w:w="2658" w:type="dxa"/>
            <w:tcMar>
              <w:top w:w="70" w:type="dxa"/>
              <w:left w:w="80" w:type="dxa"/>
              <w:bottom w:w="70" w:type="dxa"/>
              <w:right w:w="80" w:type="dxa"/>
            </w:tcMar>
            <w:vAlign w:val="center"/>
          </w:tcPr>
          <w:p w14:paraId="1C7D0A00" w14:textId="77777777" w:rsidR="005660AF" w:rsidRDefault="00000000">
            <w:pPr>
              <w:pStyle w:val="Compact"/>
              <w:spacing w:before="0" w:after="40" w:line="240" w:lineRule="auto"/>
            </w:pPr>
            <w:r>
              <w:rPr>
                <w:sz w:val="17"/>
              </w:rPr>
              <w:t xml:space="preserve">Three expert reviewers identify problems in their own terms, with strong restraint language instructing </w:t>
            </w:r>
            <w:r>
              <w:rPr>
                <w:sz w:val="17"/>
              </w:rPr>
              <w:lastRenderedPageBreak/>
              <w:t>them to report only problems genuinely likely to affect respondents and to return an empty list if the question is well designed.</w:t>
            </w:r>
          </w:p>
        </w:tc>
        <w:tc>
          <w:tcPr>
            <w:tcW w:w="1069" w:type="dxa"/>
            <w:tcMar>
              <w:top w:w="70" w:type="dxa"/>
              <w:left w:w="80" w:type="dxa"/>
              <w:bottom w:w="70" w:type="dxa"/>
              <w:right w:w="80" w:type="dxa"/>
            </w:tcMar>
            <w:vAlign w:val="center"/>
          </w:tcPr>
          <w:p w14:paraId="03F55029" w14:textId="77777777" w:rsidR="005660AF" w:rsidRDefault="00000000">
            <w:pPr>
              <w:pStyle w:val="Compact"/>
              <w:spacing w:before="0" w:after="40" w:line="240" w:lineRule="auto"/>
            </w:pPr>
            <w:r>
              <w:rPr>
                <w:sz w:val="17"/>
              </w:rPr>
              <w:lastRenderedPageBreak/>
              <w:t>Flawed</w:t>
            </w:r>
          </w:p>
        </w:tc>
        <w:tc>
          <w:tcPr>
            <w:tcW w:w="1069" w:type="dxa"/>
            <w:tcMar>
              <w:top w:w="70" w:type="dxa"/>
              <w:left w:w="80" w:type="dxa"/>
              <w:bottom w:w="70" w:type="dxa"/>
              <w:right w:w="80" w:type="dxa"/>
            </w:tcMar>
            <w:vAlign w:val="center"/>
          </w:tcPr>
          <w:p w14:paraId="7510E42C" w14:textId="77777777" w:rsidR="005660AF" w:rsidRDefault="00000000">
            <w:pPr>
              <w:pStyle w:val="Compact"/>
              <w:spacing w:before="0" w:after="40" w:line="240" w:lineRule="auto"/>
              <w:jc w:val="center"/>
            </w:pPr>
            <w:r>
              <w:rPr>
                <w:sz w:val="17"/>
              </w:rPr>
              <w:t>4</w:t>
            </w:r>
            <w:r w:rsidR="00246D22">
              <w:rPr>
                <w:sz w:val="17"/>
              </w:rPr>
              <w:t>8</w:t>
            </w:r>
            <w:r>
              <w:rPr>
                <w:sz w:val="17"/>
              </w:rPr>
              <w:t>%</w:t>
            </w:r>
          </w:p>
        </w:tc>
        <w:tc>
          <w:tcPr>
            <w:tcW w:w="1069" w:type="dxa"/>
            <w:tcMar>
              <w:top w:w="70" w:type="dxa"/>
              <w:left w:w="80" w:type="dxa"/>
              <w:bottom w:w="70" w:type="dxa"/>
              <w:right w:w="80" w:type="dxa"/>
            </w:tcMar>
            <w:vAlign w:val="center"/>
          </w:tcPr>
          <w:p w14:paraId="240E5D6E" w14:textId="77777777" w:rsidR="005660AF" w:rsidRDefault="00000000">
            <w:pPr>
              <w:pStyle w:val="Compact"/>
              <w:spacing w:before="0" w:after="40" w:line="240" w:lineRule="auto"/>
              <w:jc w:val="center"/>
            </w:pPr>
            <w:r>
              <w:rPr>
                <w:sz w:val="17"/>
              </w:rPr>
              <w:t>0.8</w:t>
            </w:r>
          </w:p>
        </w:tc>
        <w:tc>
          <w:tcPr>
            <w:tcW w:w="1069" w:type="dxa"/>
            <w:tcMar>
              <w:top w:w="70" w:type="dxa"/>
              <w:left w:w="80" w:type="dxa"/>
              <w:bottom w:w="70" w:type="dxa"/>
              <w:right w:w="80" w:type="dxa"/>
            </w:tcMar>
            <w:vAlign w:val="center"/>
          </w:tcPr>
          <w:p w14:paraId="5622F896" w14:textId="77777777" w:rsidR="005660AF" w:rsidRDefault="00000000">
            <w:pPr>
              <w:pStyle w:val="Compact"/>
              <w:spacing w:before="0" w:after="40" w:line="240" w:lineRule="auto"/>
              <w:jc w:val="center"/>
            </w:pPr>
            <w:r>
              <w:rPr>
                <w:sz w:val="17"/>
              </w:rPr>
              <w:t>0.55</w:t>
            </w:r>
          </w:p>
        </w:tc>
        <w:tc>
          <w:tcPr>
            <w:tcW w:w="1069" w:type="dxa"/>
            <w:tcMar>
              <w:top w:w="70" w:type="dxa"/>
              <w:left w:w="80" w:type="dxa"/>
              <w:bottom w:w="70" w:type="dxa"/>
              <w:right w:w="80" w:type="dxa"/>
            </w:tcMar>
            <w:vAlign w:val="center"/>
          </w:tcPr>
          <w:p w14:paraId="16A7721B" w14:textId="77777777" w:rsidR="005660AF" w:rsidRDefault="00000000">
            <w:pPr>
              <w:pStyle w:val="Compact"/>
              <w:spacing w:before="0" w:after="40" w:line="240" w:lineRule="auto"/>
              <w:jc w:val="center"/>
            </w:pPr>
            <w:r>
              <w:rPr>
                <w:sz w:val="17"/>
              </w:rPr>
              <w:t>—</w:t>
            </w:r>
          </w:p>
        </w:tc>
      </w:tr>
      <w:tr w:rsidR="005660AF" w14:paraId="43B712A8" w14:textId="77777777" w:rsidTr="005660AF">
        <w:tc>
          <w:tcPr>
            <w:tcW w:w="1069" w:type="dxa"/>
            <w:tcMar>
              <w:top w:w="70" w:type="dxa"/>
              <w:left w:w="80" w:type="dxa"/>
              <w:bottom w:w="70" w:type="dxa"/>
              <w:right w:w="80" w:type="dxa"/>
            </w:tcMar>
            <w:vAlign w:val="center"/>
          </w:tcPr>
          <w:p w14:paraId="61DC3631" w14:textId="77777777" w:rsidR="005660AF" w:rsidRDefault="005660AF">
            <w:pPr>
              <w:pStyle w:val="Compact"/>
              <w:spacing w:before="0" w:after="40" w:line="240" w:lineRule="auto"/>
            </w:pPr>
          </w:p>
        </w:tc>
        <w:tc>
          <w:tcPr>
            <w:tcW w:w="2658" w:type="dxa"/>
            <w:tcMar>
              <w:top w:w="70" w:type="dxa"/>
              <w:left w:w="80" w:type="dxa"/>
              <w:bottom w:w="70" w:type="dxa"/>
              <w:right w:w="80" w:type="dxa"/>
            </w:tcMar>
            <w:vAlign w:val="center"/>
          </w:tcPr>
          <w:p w14:paraId="5817E0DF" w14:textId="77777777" w:rsidR="005660AF" w:rsidRDefault="005660AF">
            <w:pPr>
              <w:pStyle w:val="Compact"/>
              <w:spacing w:before="0" w:after="40" w:line="240" w:lineRule="auto"/>
            </w:pPr>
          </w:p>
        </w:tc>
        <w:tc>
          <w:tcPr>
            <w:tcW w:w="1069" w:type="dxa"/>
            <w:tcMar>
              <w:top w:w="70" w:type="dxa"/>
              <w:left w:w="80" w:type="dxa"/>
              <w:bottom w:w="70" w:type="dxa"/>
              <w:right w:w="80" w:type="dxa"/>
            </w:tcMar>
            <w:vAlign w:val="center"/>
          </w:tcPr>
          <w:p w14:paraId="271ABA82" w14:textId="77777777" w:rsidR="005660AF" w:rsidRDefault="00000000">
            <w:pPr>
              <w:pStyle w:val="Compact"/>
              <w:spacing w:before="0" w:after="40" w:line="240" w:lineRule="auto"/>
            </w:pPr>
            <w:r>
              <w:rPr>
                <w:sz w:val="17"/>
              </w:rPr>
              <w:t>ESS</w:t>
            </w:r>
          </w:p>
        </w:tc>
        <w:tc>
          <w:tcPr>
            <w:tcW w:w="1069" w:type="dxa"/>
            <w:tcMar>
              <w:top w:w="70" w:type="dxa"/>
              <w:left w:w="80" w:type="dxa"/>
              <w:bottom w:w="70" w:type="dxa"/>
              <w:right w:w="80" w:type="dxa"/>
            </w:tcMar>
            <w:vAlign w:val="center"/>
          </w:tcPr>
          <w:p w14:paraId="4771CB7E" w14:textId="77777777" w:rsidR="005660AF" w:rsidRDefault="00000000">
            <w:pPr>
              <w:pStyle w:val="Compact"/>
              <w:spacing w:before="0" w:after="40" w:line="240" w:lineRule="auto"/>
              <w:jc w:val="center"/>
            </w:pPr>
            <w:r>
              <w:rPr>
                <w:sz w:val="17"/>
              </w:rPr>
              <w:t>—</w:t>
            </w:r>
          </w:p>
        </w:tc>
        <w:tc>
          <w:tcPr>
            <w:tcW w:w="1069" w:type="dxa"/>
            <w:tcMar>
              <w:top w:w="70" w:type="dxa"/>
              <w:left w:w="80" w:type="dxa"/>
              <w:bottom w:w="70" w:type="dxa"/>
              <w:right w:w="80" w:type="dxa"/>
            </w:tcMar>
            <w:vAlign w:val="center"/>
          </w:tcPr>
          <w:p w14:paraId="73987870" w14:textId="77777777" w:rsidR="005660AF" w:rsidRDefault="00000000">
            <w:pPr>
              <w:pStyle w:val="Compact"/>
              <w:spacing w:before="0" w:after="40" w:line="240" w:lineRule="auto"/>
              <w:jc w:val="center"/>
            </w:pPr>
            <w:r>
              <w:rPr>
                <w:sz w:val="17"/>
              </w:rPr>
              <w:t>0.3</w:t>
            </w:r>
          </w:p>
        </w:tc>
        <w:tc>
          <w:tcPr>
            <w:tcW w:w="1069" w:type="dxa"/>
            <w:tcMar>
              <w:top w:w="70" w:type="dxa"/>
              <w:left w:w="80" w:type="dxa"/>
              <w:bottom w:w="70" w:type="dxa"/>
              <w:right w:w="80" w:type="dxa"/>
            </w:tcMar>
            <w:vAlign w:val="center"/>
          </w:tcPr>
          <w:p w14:paraId="3B514E75" w14:textId="77777777" w:rsidR="005660AF" w:rsidRDefault="00000000">
            <w:pPr>
              <w:pStyle w:val="Compact"/>
              <w:spacing w:before="0" w:after="40" w:line="240" w:lineRule="auto"/>
              <w:jc w:val="center"/>
            </w:pPr>
            <w:r>
              <w:rPr>
                <w:sz w:val="17"/>
              </w:rPr>
              <w:t>0.29</w:t>
            </w:r>
          </w:p>
        </w:tc>
        <w:tc>
          <w:tcPr>
            <w:tcW w:w="1069" w:type="dxa"/>
            <w:tcMar>
              <w:top w:w="70" w:type="dxa"/>
              <w:left w:w="80" w:type="dxa"/>
              <w:bottom w:w="70" w:type="dxa"/>
              <w:right w:w="80" w:type="dxa"/>
            </w:tcMar>
            <w:vAlign w:val="center"/>
          </w:tcPr>
          <w:p w14:paraId="393BBC64" w14:textId="77777777" w:rsidR="005660AF" w:rsidRDefault="00000000">
            <w:pPr>
              <w:pStyle w:val="Compact"/>
              <w:spacing w:before="0" w:after="40" w:line="240" w:lineRule="auto"/>
              <w:jc w:val="center"/>
            </w:pPr>
            <w:r>
              <w:rPr>
                <w:sz w:val="17"/>
              </w:rPr>
              <w:t>—</w:t>
            </w:r>
          </w:p>
        </w:tc>
      </w:tr>
      <w:tr w:rsidR="005660AF" w14:paraId="6BE0B950" w14:textId="77777777" w:rsidTr="005660AF">
        <w:tc>
          <w:tcPr>
            <w:tcW w:w="1069" w:type="dxa"/>
            <w:tcMar>
              <w:top w:w="70" w:type="dxa"/>
              <w:left w:w="80" w:type="dxa"/>
              <w:bottom w:w="70" w:type="dxa"/>
              <w:right w:w="80" w:type="dxa"/>
            </w:tcMar>
            <w:vAlign w:val="center"/>
          </w:tcPr>
          <w:p w14:paraId="61539810" w14:textId="77777777" w:rsidR="005660AF" w:rsidRDefault="00000000">
            <w:pPr>
              <w:pStyle w:val="Compact"/>
              <w:spacing w:before="0" w:after="40" w:line="240" w:lineRule="auto"/>
            </w:pPr>
            <w:r>
              <w:rPr>
                <w:sz w:val="17"/>
              </w:rPr>
              <w:t>CI-Structured</w:t>
            </w:r>
          </w:p>
        </w:tc>
        <w:tc>
          <w:tcPr>
            <w:tcW w:w="2658" w:type="dxa"/>
            <w:tcMar>
              <w:top w:w="70" w:type="dxa"/>
              <w:left w:w="80" w:type="dxa"/>
              <w:bottom w:w="70" w:type="dxa"/>
              <w:right w:w="80" w:type="dxa"/>
            </w:tcMar>
            <w:vAlign w:val="center"/>
          </w:tcPr>
          <w:p w14:paraId="5EFD8044" w14:textId="4D5AD78C" w:rsidR="005660AF" w:rsidRDefault="00000000">
            <w:pPr>
              <w:pStyle w:val="Compact"/>
              <w:spacing w:before="0" w:after="40" w:line="240" w:lineRule="auto"/>
            </w:pPr>
            <w:r>
              <w:rPr>
                <w:sz w:val="17"/>
              </w:rPr>
              <w:t>Synthetic respondent works through Tourangeau’s four-stage cognitive model, but no problem types are named at any stage.</w:t>
            </w:r>
          </w:p>
        </w:tc>
        <w:tc>
          <w:tcPr>
            <w:tcW w:w="1069" w:type="dxa"/>
            <w:tcMar>
              <w:top w:w="70" w:type="dxa"/>
              <w:left w:w="80" w:type="dxa"/>
              <w:bottom w:w="70" w:type="dxa"/>
              <w:right w:w="80" w:type="dxa"/>
            </w:tcMar>
            <w:vAlign w:val="center"/>
          </w:tcPr>
          <w:p w14:paraId="3E2EA478" w14:textId="77777777" w:rsidR="005660AF" w:rsidRDefault="00000000">
            <w:pPr>
              <w:pStyle w:val="Compact"/>
              <w:spacing w:before="0" w:after="40" w:line="240" w:lineRule="auto"/>
            </w:pPr>
            <w:r>
              <w:rPr>
                <w:sz w:val="17"/>
              </w:rPr>
              <w:t>Flawed</w:t>
            </w:r>
          </w:p>
        </w:tc>
        <w:tc>
          <w:tcPr>
            <w:tcW w:w="1069" w:type="dxa"/>
            <w:tcMar>
              <w:top w:w="70" w:type="dxa"/>
              <w:left w:w="80" w:type="dxa"/>
              <w:bottom w:w="70" w:type="dxa"/>
              <w:right w:w="80" w:type="dxa"/>
            </w:tcMar>
            <w:vAlign w:val="center"/>
          </w:tcPr>
          <w:p w14:paraId="1E685B6C" w14:textId="77777777" w:rsidR="005660AF" w:rsidRDefault="00000000">
            <w:pPr>
              <w:pStyle w:val="Compact"/>
              <w:spacing w:before="0" w:after="40" w:line="240" w:lineRule="auto"/>
              <w:jc w:val="center"/>
            </w:pPr>
            <w:r>
              <w:rPr>
                <w:sz w:val="17"/>
              </w:rPr>
              <w:t>31%</w:t>
            </w:r>
          </w:p>
        </w:tc>
        <w:tc>
          <w:tcPr>
            <w:tcW w:w="1069" w:type="dxa"/>
            <w:tcMar>
              <w:top w:w="70" w:type="dxa"/>
              <w:left w:w="80" w:type="dxa"/>
              <w:bottom w:w="70" w:type="dxa"/>
              <w:right w:w="80" w:type="dxa"/>
            </w:tcMar>
            <w:vAlign w:val="center"/>
          </w:tcPr>
          <w:p w14:paraId="2488112F" w14:textId="77777777" w:rsidR="005660AF" w:rsidRDefault="00000000">
            <w:pPr>
              <w:pStyle w:val="Compact"/>
              <w:spacing w:before="0" w:after="40" w:line="240" w:lineRule="auto"/>
              <w:jc w:val="center"/>
            </w:pPr>
            <w:r>
              <w:rPr>
                <w:sz w:val="17"/>
              </w:rPr>
              <w:t>0.6</w:t>
            </w:r>
          </w:p>
        </w:tc>
        <w:tc>
          <w:tcPr>
            <w:tcW w:w="1069" w:type="dxa"/>
            <w:tcMar>
              <w:top w:w="70" w:type="dxa"/>
              <w:left w:w="80" w:type="dxa"/>
              <w:bottom w:w="70" w:type="dxa"/>
              <w:right w:w="80" w:type="dxa"/>
            </w:tcMar>
            <w:vAlign w:val="center"/>
          </w:tcPr>
          <w:p w14:paraId="1307EE7A" w14:textId="77777777" w:rsidR="005660AF" w:rsidRDefault="00000000">
            <w:pPr>
              <w:pStyle w:val="Compact"/>
              <w:spacing w:before="0" w:after="40" w:line="240" w:lineRule="auto"/>
              <w:jc w:val="center"/>
            </w:pPr>
            <w:r>
              <w:rPr>
                <w:sz w:val="17"/>
              </w:rPr>
              <w:t>0.50</w:t>
            </w:r>
          </w:p>
        </w:tc>
        <w:tc>
          <w:tcPr>
            <w:tcW w:w="1069" w:type="dxa"/>
            <w:tcMar>
              <w:top w:w="70" w:type="dxa"/>
              <w:left w:w="80" w:type="dxa"/>
              <w:bottom w:w="70" w:type="dxa"/>
              <w:right w:w="80" w:type="dxa"/>
            </w:tcMar>
            <w:vAlign w:val="center"/>
          </w:tcPr>
          <w:p w14:paraId="32546CDA" w14:textId="77777777" w:rsidR="005660AF" w:rsidRDefault="00000000">
            <w:pPr>
              <w:pStyle w:val="Compact"/>
              <w:spacing w:before="0" w:after="40" w:line="240" w:lineRule="auto"/>
              <w:jc w:val="center"/>
            </w:pPr>
            <w:r>
              <w:rPr>
                <w:sz w:val="17"/>
              </w:rPr>
              <w:t>4.28</w:t>
            </w:r>
          </w:p>
        </w:tc>
      </w:tr>
      <w:tr w:rsidR="005660AF" w14:paraId="4A190E10" w14:textId="77777777" w:rsidTr="005660AF">
        <w:tc>
          <w:tcPr>
            <w:tcW w:w="1069" w:type="dxa"/>
            <w:tcMar>
              <w:top w:w="70" w:type="dxa"/>
              <w:left w:w="80" w:type="dxa"/>
              <w:bottom w:w="70" w:type="dxa"/>
              <w:right w:w="80" w:type="dxa"/>
            </w:tcMar>
            <w:vAlign w:val="center"/>
          </w:tcPr>
          <w:p w14:paraId="27323544" w14:textId="77777777" w:rsidR="005660AF" w:rsidRDefault="005660AF">
            <w:pPr>
              <w:pStyle w:val="Compact"/>
              <w:spacing w:before="0" w:after="40" w:line="240" w:lineRule="auto"/>
            </w:pPr>
          </w:p>
        </w:tc>
        <w:tc>
          <w:tcPr>
            <w:tcW w:w="2658" w:type="dxa"/>
            <w:tcMar>
              <w:top w:w="70" w:type="dxa"/>
              <w:left w:w="80" w:type="dxa"/>
              <w:bottom w:w="70" w:type="dxa"/>
              <w:right w:w="80" w:type="dxa"/>
            </w:tcMar>
            <w:vAlign w:val="center"/>
          </w:tcPr>
          <w:p w14:paraId="4C322747" w14:textId="77777777" w:rsidR="005660AF" w:rsidRDefault="005660AF">
            <w:pPr>
              <w:pStyle w:val="Compact"/>
              <w:spacing w:before="0" w:after="40" w:line="240" w:lineRule="auto"/>
            </w:pPr>
          </w:p>
        </w:tc>
        <w:tc>
          <w:tcPr>
            <w:tcW w:w="1069" w:type="dxa"/>
            <w:tcMar>
              <w:top w:w="70" w:type="dxa"/>
              <w:left w:w="80" w:type="dxa"/>
              <w:bottom w:w="70" w:type="dxa"/>
              <w:right w:w="80" w:type="dxa"/>
            </w:tcMar>
            <w:vAlign w:val="center"/>
          </w:tcPr>
          <w:p w14:paraId="3B19A3C3" w14:textId="77777777" w:rsidR="005660AF" w:rsidRDefault="00000000">
            <w:pPr>
              <w:pStyle w:val="Compact"/>
              <w:spacing w:before="0" w:after="40" w:line="240" w:lineRule="auto"/>
            </w:pPr>
            <w:r>
              <w:rPr>
                <w:sz w:val="17"/>
              </w:rPr>
              <w:t>ESS</w:t>
            </w:r>
          </w:p>
        </w:tc>
        <w:tc>
          <w:tcPr>
            <w:tcW w:w="1069" w:type="dxa"/>
            <w:tcMar>
              <w:top w:w="70" w:type="dxa"/>
              <w:left w:w="80" w:type="dxa"/>
              <w:bottom w:w="70" w:type="dxa"/>
              <w:right w:w="80" w:type="dxa"/>
            </w:tcMar>
            <w:vAlign w:val="center"/>
          </w:tcPr>
          <w:p w14:paraId="61AC48EE" w14:textId="77777777" w:rsidR="005660AF" w:rsidRDefault="00000000">
            <w:pPr>
              <w:pStyle w:val="Compact"/>
              <w:spacing w:before="0" w:after="40" w:line="240" w:lineRule="auto"/>
              <w:jc w:val="center"/>
            </w:pPr>
            <w:r>
              <w:rPr>
                <w:sz w:val="17"/>
              </w:rPr>
              <w:t>—</w:t>
            </w:r>
          </w:p>
        </w:tc>
        <w:tc>
          <w:tcPr>
            <w:tcW w:w="1069" w:type="dxa"/>
            <w:tcMar>
              <w:top w:w="70" w:type="dxa"/>
              <w:left w:w="80" w:type="dxa"/>
              <w:bottom w:w="70" w:type="dxa"/>
              <w:right w:w="80" w:type="dxa"/>
            </w:tcMar>
            <w:vAlign w:val="center"/>
          </w:tcPr>
          <w:p w14:paraId="2976AB2E" w14:textId="77777777" w:rsidR="005660AF" w:rsidRDefault="00000000">
            <w:pPr>
              <w:pStyle w:val="Compact"/>
              <w:spacing w:before="0" w:after="40" w:line="240" w:lineRule="auto"/>
              <w:jc w:val="center"/>
            </w:pPr>
            <w:r>
              <w:rPr>
                <w:sz w:val="17"/>
              </w:rPr>
              <w:t>0.7</w:t>
            </w:r>
          </w:p>
        </w:tc>
        <w:tc>
          <w:tcPr>
            <w:tcW w:w="1069" w:type="dxa"/>
            <w:tcMar>
              <w:top w:w="70" w:type="dxa"/>
              <w:left w:w="80" w:type="dxa"/>
              <w:bottom w:w="70" w:type="dxa"/>
              <w:right w:w="80" w:type="dxa"/>
            </w:tcMar>
            <w:vAlign w:val="center"/>
          </w:tcPr>
          <w:p w14:paraId="4891B996" w14:textId="77777777" w:rsidR="005660AF" w:rsidRDefault="00000000">
            <w:pPr>
              <w:pStyle w:val="Compact"/>
              <w:spacing w:before="0" w:after="40" w:line="240" w:lineRule="auto"/>
              <w:jc w:val="center"/>
            </w:pPr>
            <w:r>
              <w:rPr>
                <w:sz w:val="17"/>
              </w:rPr>
              <w:t>0.57</w:t>
            </w:r>
          </w:p>
        </w:tc>
        <w:tc>
          <w:tcPr>
            <w:tcW w:w="1069" w:type="dxa"/>
            <w:tcMar>
              <w:top w:w="70" w:type="dxa"/>
              <w:left w:w="80" w:type="dxa"/>
              <w:bottom w:w="70" w:type="dxa"/>
              <w:right w:w="80" w:type="dxa"/>
            </w:tcMar>
            <w:vAlign w:val="center"/>
          </w:tcPr>
          <w:p w14:paraId="198979F9" w14:textId="77777777" w:rsidR="005660AF" w:rsidRDefault="00000000">
            <w:pPr>
              <w:pStyle w:val="Compact"/>
              <w:spacing w:before="0" w:after="40" w:line="240" w:lineRule="auto"/>
              <w:jc w:val="center"/>
            </w:pPr>
            <w:r>
              <w:rPr>
                <w:sz w:val="17"/>
              </w:rPr>
              <w:t>4.42</w:t>
            </w:r>
          </w:p>
        </w:tc>
      </w:tr>
    </w:tbl>
    <w:bookmarkEnd w:id="43"/>
    <w:p w14:paraId="3E3D5607" w14:textId="77777777" w:rsidR="007F71A7" w:rsidRDefault="00000000">
      <w:pPr>
        <w:pStyle w:val="BodyText"/>
      </w:pPr>
      <w:r>
        <w:t xml:space="preserve">CI-List achieves the highest detection rate, 75% with 1.6 </w:t>
      </w:r>
      <w:r w:rsidR="00246D22">
        <w:t>problems</w:t>
      </w:r>
      <w:r>
        <w:t xml:space="preserve"> per ESS question. ER-Checklist </w:t>
      </w:r>
      <w:r w:rsidR="00B307A7">
        <w:t>has</w:t>
      </w:r>
      <w:r>
        <w:t xml:space="preserve"> </w:t>
      </w:r>
      <w:r w:rsidR="00246D22">
        <w:t>approximately the same</w:t>
      </w:r>
      <w:r w:rsidR="00B307A7">
        <w:t xml:space="preserve"> detection</w:t>
      </w:r>
      <w:r>
        <w:t xml:space="preserve"> at 7</w:t>
      </w:r>
      <w:r w:rsidR="00246D22">
        <w:t>3</w:t>
      </w:r>
      <w:r>
        <w:t xml:space="preserve">% but generates more </w:t>
      </w:r>
      <w:r w:rsidR="00246D22">
        <w:t>problems identified</w:t>
      </w:r>
      <w:r>
        <w:t xml:space="preserve"> on ESS questions (2.3 per question). ER-Open achieves 6</w:t>
      </w:r>
      <w:r w:rsidR="00246D22">
        <w:t>9</w:t>
      </w:r>
      <w:r>
        <w:t xml:space="preserve">% detection and </w:t>
      </w:r>
      <w:r w:rsidR="00246D22">
        <w:t>finds</w:t>
      </w:r>
      <w:r>
        <w:t xml:space="preserve"> the most </w:t>
      </w:r>
      <w:r w:rsidR="00246D22">
        <w:t>problems</w:t>
      </w:r>
      <w:r>
        <w:t xml:space="preserve"> on ESS questions (3.1 per question). </w:t>
      </w:r>
      <w:r w:rsidR="002B65DD" w:rsidRPr="002B65DD">
        <w:t>Detection rates must therefore be interpreted alongside performance on the ESS controls. A configuration that generates many candidate problems has more opportunities to match the embedded problems, even if it also identifies problems that do not exist</w:t>
      </w:r>
      <w:r w:rsidR="00B307A7">
        <w:t xml:space="preserve"> or are of very low severity</w:t>
      </w:r>
      <w:r w:rsidR="002B65DD" w:rsidRPr="002B65DD">
        <w:t xml:space="preserve">. The ESS results </w:t>
      </w:r>
      <w:r w:rsidR="00097CF8">
        <w:t>enable an assessment of</w:t>
      </w:r>
      <w:r w:rsidR="002B65DD" w:rsidRPr="002B65DD">
        <w:t xml:space="preserve"> this tendency</w:t>
      </w:r>
      <w:r w:rsidR="00F55485">
        <w:t xml:space="preserve"> because our starting assumption is </w:t>
      </w:r>
      <w:r w:rsidR="00B307A7">
        <w:t>that these questions</w:t>
      </w:r>
      <w:r w:rsidR="00F55485">
        <w:t xml:space="preserve"> should have few or no significant problems</w:t>
      </w:r>
      <w:r w:rsidR="002B65DD" w:rsidRPr="002B65DD">
        <w:t>. On this basis, CI-List</w:t>
      </w:r>
      <w:r w:rsidR="00B307A7">
        <w:t xml:space="preserve"> would appear to</w:t>
      </w:r>
      <w:r w:rsidR="002B65DD" w:rsidRPr="002B65DD">
        <w:t xml:space="preserve"> provide the </w:t>
      </w:r>
      <w:r w:rsidR="00F55485">
        <w:t>best</w:t>
      </w:r>
      <w:r w:rsidR="002B65DD" w:rsidRPr="002B65DD">
        <w:t xml:space="preserve"> balance between detecting embedded problems and avoiding the indiscriminate</w:t>
      </w:r>
      <w:r w:rsidR="00B307A7">
        <w:t xml:space="preserve"> problem</w:t>
      </w:r>
      <w:r w:rsidR="002B65DD" w:rsidRPr="002B65DD">
        <w:t xml:space="preserve"> identification. ER-Open shows considerably weaker discrimination between flawed questions and ESS controls.</w:t>
      </w:r>
      <w:r w:rsidR="00F55485">
        <w:t xml:space="preserve"> </w:t>
      </w:r>
      <w:r>
        <w:t xml:space="preserve">CI-Open achieves 60% detection with 1.4 unmatched findings per ESS question. ER-Restrained has fewer unmatched findings than any other configuration (0.3 per ESS question) but at the cost of </w:t>
      </w:r>
      <w:r w:rsidR="00B307A7">
        <w:t>failing to detect</w:t>
      </w:r>
      <w:r>
        <w:t xml:space="preserve"> more than half the </w:t>
      </w:r>
      <w:r w:rsidR="001D5431">
        <w:t>embedded</w:t>
      </w:r>
      <w:r>
        <w:t xml:space="preserve"> problems. </w:t>
      </w:r>
      <w:r w:rsidR="007F71A7" w:rsidRPr="007F71A7">
        <w:t xml:space="preserve">CI-Structured has the lowest detection rate, at 31%. It is not clear why this configuration performs substantially worse than the others, but </w:t>
      </w:r>
      <w:r w:rsidR="007F71A7">
        <w:t xml:space="preserve">it is possible that </w:t>
      </w:r>
      <w:r w:rsidR="007F71A7" w:rsidRPr="007F71A7">
        <w:t>the four-stage framework may have constrained problem identification when it was not accompanied by explicit problem-type cues.</w:t>
      </w:r>
    </w:p>
    <w:p w14:paraId="521A18B1" w14:textId="6861A4CB" w:rsidR="00246D22" w:rsidRDefault="00000000">
      <w:pPr>
        <w:pStyle w:val="BodyText"/>
      </w:pPr>
      <w:r>
        <w:t>Severity ratings are produced at different stages in the two pipelines. In simulated cognitive testing, the LLM analyst rates each problem identified in a transcript and the synthesis stage averages ratings across synthetic respondents. In LLM-based expert review, each expert reviewer rates the problems it identifies and the synthesis stage averages ratings across reviewers. The severity-filtered FP/Q column of Table </w:t>
      </w:r>
      <w:hyperlink w:anchor="tab:overall">
        <w:r w:rsidR="005660AF">
          <w:rPr>
            <w:rStyle w:val="Hyperlink"/>
          </w:rPr>
          <w:t>2</w:t>
        </w:r>
      </w:hyperlink>
      <w:r>
        <w:t xml:space="preserve"> shows that retaining only problems rated</w:t>
      </w:r>
      <w:r w:rsidR="007F71A7">
        <w:t xml:space="preserve"> at severity level</w:t>
      </w:r>
      <w:r>
        <w:t xml:space="preserve"> 5 or above reduces unmatched </w:t>
      </w:r>
      <w:r w:rsidR="007F71A7">
        <w:t>problems</w:t>
      </w:r>
      <w:r>
        <w:t xml:space="preserve"> across most configurations. Table 5 shows that this threshold also retains the majority of true positives in the primary GPT-4o runs. </w:t>
      </w:r>
    </w:p>
    <w:p w14:paraId="4E322973" w14:textId="77777777" w:rsidR="005660AF" w:rsidRDefault="00000000">
      <w:pPr>
        <w:pStyle w:val="BodyText"/>
      </w:pPr>
      <w:r>
        <w:t>Th</w:t>
      </w:r>
      <w:r w:rsidR="007F71A7">
        <w:t>is</w:t>
      </w:r>
      <w:r>
        <w:t xml:space="preserve"> effect is strongest for ER-Checklist, which drops </w:t>
      </w:r>
      <w:r w:rsidR="007F71A7">
        <w:t xml:space="preserve">by 75% </w:t>
      </w:r>
      <w:r>
        <w:t xml:space="preserve">from 2.3 to 0.57 unmatched </w:t>
      </w:r>
      <w:r w:rsidR="007F71A7">
        <w:t>problems</w:t>
      </w:r>
      <w:r>
        <w:t xml:space="preserve"> per ESS question. </w:t>
      </w:r>
      <w:r w:rsidR="007F71A7" w:rsidRPr="007F71A7">
        <w:t xml:space="preserve">For CI-List and CI-Open, applying the severity threshold reduces the mean number of unmatched </w:t>
      </w:r>
      <w:r w:rsidR="006962AA">
        <w:t>problems</w:t>
      </w:r>
      <w:r w:rsidR="007F71A7" w:rsidRPr="007F71A7">
        <w:t xml:space="preserve"> per ESS question to 1, from 1.6 and 1.4 respectively</w:t>
      </w:r>
      <w:r>
        <w:t>. ER-Open is the exception</w:t>
      </w:r>
      <w:r w:rsidR="006962AA">
        <w:t>,</w:t>
      </w:r>
      <w:r>
        <w:t xml:space="preserve"> almost all of its unmatched </w:t>
      </w:r>
      <w:r w:rsidR="006962AA">
        <w:t>problems</w:t>
      </w:r>
      <w:r>
        <w:t xml:space="preserve"> </w:t>
      </w:r>
      <w:r w:rsidR="006962AA">
        <w:t>are assigned</w:t>
      </w:r>
      <w:r>
        <w:t xml:space="preserve"> severity ratings of 5 or above, so </w:t>
      </w:r>
      <w:r w:rsidR="006962AA">
        <w:t xml:space="preserve">applying the </w:t>
      </w:r>
      <w:r>
        <w:t>threshold has virtually no effect (3.1</w:t>
      </w:r>
      <w:r w:rsidR="006962AA">
        <w:t>4</w:t>
      </w:r>
      <w:r>
        <w:t xml:space="preserve"> versus 3.1 at baseline). Pooling </w:t>
      </w:r>
      <w:r w:rsidR="006962AA">
        <w:t>over</w:t>
      </w:r>
      <w:r>
        <w:t xml:space="preserve"> all six configurations, the mean severity assigned to problems on flawed questions is 5.</w:t>
      </w:r>
      <w:r w:rsidR="001D5431">
        <w:t>9</w:t>
      </w:r>
      <w:r>
        <w:t xml:space="preserve"> (SD = 1.22, </w:t>
      </w:r>
      <m:oMath>
        <m:r>
          <w:rPr>
            <w:rFonts w:ascii="Cambria Math" w:hAnsi="Cambria Math"/>
          </w:rPr>
          <m:t>n</m:t>
        </m:r>
        <m:r>
          <m:rPr>
            <m:sty m:val="p"/>
          </m:rPr>
          <w:rPr>
            <w:rFonts w:ascii="Cambria Math" w:hAnsi="Cambria Math"/>
          </w:rPr>
          <m:t>=</m:t>
        </m:r>
        <m:r>
          <w:rPr>
            <w:rFonts w:ascii="Cambria Math" w:hAnsi="Cambria Math"/>
          </w:rPr>
          <m:t>318</m:t>
        </m:r>
      </m:oMath>
      <w:r>
        <w:t xml:space="preserve">), compared to 5.2 (SD = 1.15, </w:t>
      </w:r>
      <m:oMath>
        <m:r>
          <w:rPr>
            <w:rFonts w:ascii="Cambria Math" w:hAnsi="Cambria Math"/>
          </w:rPr>
          <m:t>n</m:t>
        </m:r>
        <m:r>
          <m:rPr>
            <m:sty m:val="p"/>
          </m:rPr>
          <w:rPr>
            <w:rFonts w:ascii="Cambria Math" w:hAnsi="Cambria Math"/>
          </w:rPr>
          <m:t>=</m:t>
        </m:r>
        <m:r>
          <w:rPr>
            <w:rFonts w:ascii="Cambria Math" w:hAnsi="Cambria Math"/>
          </w:rPr>
          <m:t>66</m:t>
        </m:r>
      </m:oMath>
      <w:r>
        <w:t>) on ESS controls. The difference of 0.</w:t>
      </w:r>
      <w:r w:rsidR="001D5431">
        <w:t>7</w:t>
      </w:r>
      <w:r>
        <w:t xml:space="preserve"> points is statistically significant </w:t>
      </w:r>
      <w:r w:rsidRPr="006962AA">
        <w:rPr>
          <w:rFonts w:cs="Times New Roman"/>
        </w:rPr>
        <w:t>(</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4.04</m:t>
        </m:r>
      </m:oMath>
      <w:r w:rsidRPr="006962AA">
        <w:rPr>
          <w:rFonts w:cs="Times New Roman"/>
        </w:rPr>
        <w:t xml:space="preserv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.0001</m:t>
        </m:r>
      </m:oMath>
      <w:r w:rsidRPr="006962AA">
        <w:rPr>
          <w:rFonts w:cs="Times New Roman"/>
        </w:rPr>
        <w:t>)</w:t>
      </w:r>
      <w:r>
        <w:t xml:space="preserve"> but</w:t>
      </w:r>
      <w:r w:rsidR="006962AA">
        <w:t xml:space="preserve"> small in magnitude</w:t>
      </w:r>
      <w:r>
        <w:t xml:space="preserve"> on a 10-point scale. </w:t>
      </w:r>
      <w:r>
        <w:lastRenderedPageBreak/>
        <w:t xml:space="preserve">Severity ratings thus appear to </w:t>
      </w:r>
      <w:r w:rsidR="001D5431">
        <w:t>provide</w:t>
      </w:r>
      <w:r w:rsidR="006962AA">
        <w:t xml:space="preserve"> some</w:t>
      </w:r>
      <w:r>
        <w:t xml:space="preserve"> diagnostic signal that can serve as a filter for prioritising findings, even though the absolute calibration is compressed into a narrow range.</w:t>
      </w:r>
    </w:p>
    <w:p w14:paraId="756CF0DF" w14:textId="1FC57F01" w:rsidR="00663E8C" w:rsidRDefault="007269B4">
      <w:pPr>
        <w:pStyle w:val="BodyText"/>
      </w:pPr>
      <w:r>
        <w:t xml:space="preserve">As noted earlier, problems that do not match the answer key may still be genuine, so treating all unmatched problems as false positives overstates their number. We therefore conducted a human assessment of </w:t>
      </w:r>
      <w:r w:rsidR="001D5431">
        <w:t>a sample of these cases</w:t>
      </w:r>
      <w:r>
        <w:t>. The assessment used outputs from additional CI-List and ER-Checklist runs rather than the primary runs in Table 2, so it does not provide adjusted rates for that table. Eighty unmatched problems were submitted for independent assessment</w:t>
      </w:r>
      <w:r w:rsidRPr="007269B4">
        <w:t xml:space="preserve"> by </w:t>
      </w:r>
      <w:r w:rsidR="001D5431">
        <w:t>two</w:t>
      </w:r>
      <w:r>
        <w:t xml:space="preserve"> questionnaire-design specialists on a 1–5 severity scale (1 = not a problem at all, 5 = very severe problem). A data error resulted in the loss of one rating, leaving 79 problems with complete paired ratings for analysis. For simplicity of presentation, ratings are collapsed into a binary classification (4–5 = design problem, 1–3 = no</w:t>
      </w:r>
      <w:r w:rsidR="001D5431">
        <w:t>t a design problem</w:t>
      </w:r>
      <w:r w:rsidRPr="007269B4">
        <w:t xml:space="preserve">), and a </w:t>
      </w:r>
      <w:r w:rsidR="001D5431">
        <w:t>problem</w:t>
      </w:r>
      <w:r w:rsidRPr="007269B4">
        <w:t xml:space="preserve"> was classified as genuine only where both raters rated it as 4 or 5. Inter-rater agreement on this binary classification was 79% (Cohen's κ=0.57; Spearman r_s=0.71 on the original 1–5 scale). Using this classification, 19 of 29 CI-List findings on flawed questions (66%) were classified as genuine problems. For ER-Checklist, 8 of 24 findings (33%) were classified as genuine. On the ESS questions, the corresponding figures were 0 of 9 for CI-List and 2 of 17</w:t>
      </w:r>
      <w:r w:rsidR="001D5431">
        <w:t xml:space="preserve"> (12%)</w:t>
      </w:r>
      <w:r w:rsidRPr="007269B4">
        <w:t xml:space="preserve"> for ER-Checklist, indicating that most unmatched </w:t>
      </w:r>
      <w:r w:rsidR="001D5431">
        <w:t>problems</w:t>
      </w:r>
      <w:r w:rsidRPr="007269B4">
        <w:t xml:space="preserve"> on </w:t>
      </w:r>
      <w:r w:rsidR="001D5431">
        <w:t xml:space="preserve">the </w:t>
      </w:r>
      <w:r w:rsidRPr="007269B4">
        <w:t>control</w:t>
      </w:r>
      <w:r w:rsidR="001D5431">
        <w:t xml:space="preserve"> </w:t>
      </w:r>
      <w:r w:rsidRPr="007269B4">
        <w:t>s</w:t>
      </w:r>
      <w:r w:rsidR="001D5431">
        <w:t>et</w:t>
      </w:r>
      <w:r>
        <w:t xml:space="preserve"> were genuinely spurious. Taken together, these results indicate that a substantial share of unmatched problems on deliberately flawed questions are genuine design problems.</w:t>
      </w:r>
    </w:p>
    <w:p w14:paraId="6F61A1E1" w14:textId="24AEE6FB" w:rsidR="005660AF" w:rsidRDefault="00000000">
      <w:pPr>
        <w:pStyle w:val="BodyText"/>
      </w:pPr>
      <w:r>
        <w:t xml:space="preserve">The simulated cognitive testing pipeline introduces stochastic variation between runs from </w:t>
      </w:r>
      <w:r w:rsidR="001D5431">
        <w:t>both</w:t>
      </w:r>
      <w:r>
        <w:t xml:space="preserve"> random sampling of backstories and</w:t>
      </w:r>
      <w:r w:rsidR="00663E8C">
        <w:t xml:space="preserve"> from</w:t>
      </w:r>
      <w:r>
        <w:t xml:space="preserve"> the inherent non-determinism of LLM text generation. To quantify this variation, we ran each cognitive testing configuration three additional times with different random seeds, holding all other parameters constant. Table </w:t>
      </w:r>
      <w:hyperlink w:anchor="tab:replicates">
        <w:r w:rsidR="005660AF">
          <w:rPr>
            <w:rStyle w:val="Hyperlink"/>
          </w:rPr>
          <w:t>3</w:t>
        </w:r>
      </w:hyperlink>
      <w:r>
        <w:t xml:space="preserve"> shows the replicate results. These separate realisations are not averaged into Table 2</w:t>
      </w:r>
      <w:r w:rsidR="00663E8C">
        <w:t>, rather</w:t>
      </w:r>
      <w:r>
        <w:t xml:space="preserve"> they</w:t>
      </w:r>
      <w:r w:rsidR="00663E8C">
        <w:t xml:space="preserve"> allow us to</w:t>
      </w:r>
      <w:r>
        <w:t xml:space="preserve"> gauge within-LLM variability against which between-configuration differences can be assessed.</w:t>
      </w:r>
      <w:ins w:id="44" w:author="Thomas Robinson" w:date="2026-09-11T17:29:00Z">
        <w:r>
          <w:t xml:space="preserve"> The three replicate runs used the long backstory specification, whereas the primary Table 2 runs used short backstories.</w:t>
        </w:r>
      </w:ins>
    </w:p>
    <w:p w14:paraId="0F8C3325" w14:textId="2EA4E2FD" w:rsidR="005660AF" w:rsidRDefault="00000000">
      <w:pPr>
        <w:pStyle w:val="TableCaption"/>
      </w:pPr>
      <w:bookmarkStart w:id="45" w:name="tab:replicates"/>
      <w:r>
        <w:t xml:space="preserve">Table </w:t>
      </w:r>
      <w:fldSimple w:instr=" SEQ Table \* ARABIC ">
        <w:r w:rsidR="005660AF">
          <w:t>3</w:t>
        </w:r>
      </w:fldSimple>
      <w:r>
        <w:t>. Per-replicate results for the three cognitive testing configurations on GPT-4o (</w:t>
      </w:r>
      <m:oMath>
        <m:r>
          <w:rPr>
            <w:rFonts w:ascii="Cambria Math" w:hAnsi="Cambria Math"/>
          </w:rPr>
          <m:t>n=30</m:t>
        </m:r>
      </m:oMath>
      <w:r>
        <w:t>).</w:t>
      </w:r>
      <w:ins w:id="46" w:author="Thomas Robinson" w:date="2026-09-11T17:29:00Z">
        <w:r>
          <w:t xml:space="preserve"> FP/ESS Q is based on eight controls.</w:t>
        </w:r>
      </w:ins>
    </w:p>
    <w:tbl>
      <w:tblPr>
        <w:tblStyle w:val="Table"/>
        <w:tblW w:w="9072" w:type="dxa"/>
        <w:tblInd w:w="8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020" w:firstRow="1" w:lastRow="0" w:firstColumn="0" w:lastColumn="0" w:noHBand="0" w:noVBand="0"/>
      </w:tblPr>
      <w:tblGrid>
        <w:gridCol w:w="1814"/>
        <w:gridCol w:w="1814"/>
        <w:gridCol w:w="1814"/>
        <w:gridCol w:w="1814"/>
        <w:gridCol w:w="1816"/>
      </w:tblGrid>
      <w:tr w:rsidR="005660AF" w14:paraId="5577ACDF" w14:textId="77777777" w:rsidTr="005660AF">
        <w:trPr>
          <w:cnfStyle w:val="100000000000" w:firstRow="1" w:lastRow="0" w:firstColumn="0" w:lastColumn="0" w:oddVBand="0" w:evenVBand="0" w:oddHBand="0" w:evenHBand="0" w:firstRowFirstColumn="0" w:firstRowLastColumn="0" w:lastRowFirstColumn="0" w:lastRowLastColumn="0"/>
          <w:tblHeader/>
        </w:trPr>
        <w:tc>
          <w:tcPr>
            <w:tcW w:w="1814" w:type="dxa"/>
            <w:shd w:val="clear" w:color="auto" w:fill="E7E6E6"/>
            <w:tcMar>
              <w:top w:w="70" w:type="dxa"/>
              <w:left w:w="80" w:type="dxa"/>
              <w:bottom w:w="70" w:type="dxa"/>
              <w:right w:w="80" w:type="dxa"/>
            </w:tcMar>
            <w:vAlign w:val="center"/>
          </w:tcPr>
          <w:p w14:paraId="1092D668" w14:textId="77777777" w:rsidR="005660AF" w:rsidRDefault="00000000">
            <w:pPr>
              <w:pStyle w:val="Compact"/>
              <w:spacing w:before="0" w:after="40" w:line="240" w:lineRule="auto"/>
            </w:pPr>
            <w:r>
              <w:rPr>
                <w:b/>
                <w:sz w:val="17"/>
              </w:rPr>
              <w:t>Configuration</w:t>
            </w:r>
          </w:p>
        </w:tc>
        <w:tc>
          <w:tcPr>
            <w:tcW w:w="1814" w:type="dxa"/>
            <w:shd w:val="clear" w:color="auto" w:fill="E7E6E6"/>
            <w:tcMar>
              <w:top w:w="70" w:type="dxa"/>
              <w:left w:w="80" w:type="dxa"/>
              <w:bottom w:w="70" w:type="dxa"/>
              <w:right w:w="80" w:type="dxa"/>
            </w:tcMar>
            <w:vAlign w:val="center"/>
          </w:tcPr>
          <w:p w14:paraId="6C37FD97" w14:textId="77777777" w:rsidR="005660AF" w:rsidRDefault="00000000">
            <w:pPr>
              <w:pStyle w:val="Compact"/>
              <w:spacing w:before="0" w:after="40" w:line="240" w:lineRule="auto"/>
            </w:pPr>
            <w:r>
              <w:rPr>
                <w:b/>
                <w:sz w:val="17"/>
              </w:rPr>
              <w:t>Run</w:t>
            </w:r>
          </w:p>
        </w:tc>
        <w:tc>
          <w:tcPr>
            <w:tcW w:w="1814" w:type="dxa"/>
            <w:shd w:val="clear" w:color="auto" w:fill="E7E6E6"/>
            <w:tcMar>
              <w:top w:w="70" w:type="dxa"/>
              <w:left w:w="80" w:type="dxa"/>
              <w:bottom w:w="70" w:type="dxa"/>
              <w:right w:w="80" w:type="dxa"/>
            </w:tcMar>
            <w:vAlign w:val="center"/>
          </w:tcPr>
          <w:p w14:paraId="3B087155" w14:textId="77777777" w:rsidR="005660AF" w:rsidRDefault="00000000">
            <w:pPr>
              <w:pStyle w:val="Compact"/>
              <w:spacing w:before="0" w:after="40" w:line="240" w:lineRule="auto"/>
              <w:jc w:val="center"/>
            </w:pPr>
            <w:r>
              <w:rPr>
                <w:b/>
                <w:sz w:val="17"/>
              </w:rPr>
              <w:t>Detection</w:t>
            </w:r>
          </w:p>
        </w:tc>
        <w:tc>
          <w:tcPr>
            <w:tcW w:w="1814" w:type="dxa"/>
            <w:shd w:val="clear" w:color="auto" w:fill="E7E6E6"/>
            <w:tcMar>
              <w:top w:w="70" w:type="dxa"/>
              <w:left w:w="80" w:type="dxa"/>
              <w:bottom w:w="70" w:type="dxa"/>
              <w:right w:w="80" w:type="dxa"/>
            </w:tcMar>
            <w:vAlign w:val="center"/>
          </w:tcPr>
          <w:p w14:paraId="4DF09DDF" w14:textId="77777777" w:rsidR="005660AF" w:rsidRDefault="00000000">
            <w:pPr>
              <w:pStyle w:val="Compact"/>
              <w:spacing w:before="0" w:after="40" w:line="240" w:lineRule="auto"/>
              <w:jc w:val="center"/>
            </w:pPr>
            <w:r>
              <w:rPr>
                <w:b/>
                <w:sz w:val="17"/>
              </w:rPr>
              <w:t>FP/flawed Q</w:t>
            </w:r>
          </w:p>
        </w:tc>
        <w:tc>
          <w:tcPr>
            <w:tcW w:w="1816" w:type="dxa"/>
            <w:shd w:val="clear" w:color="auto" w:fill="E7E6E6"/>
            <w:tcMar>
              <w:top w:w="70" w:type="dxa"/>
              <w:left w:w="80" w:type="dxa"/>
              <w:bottom w:w="70" w:type="dxa"/>
              <w:right w:w="80" w:type="dxa"/>
            </w:tcMar>
            <w:vAlign w:val="center"/>
          </w:tcPr>
          <w:p w14:paraId="22E5659B" w14:textId="2C1A6F3D" w:rsidR="005660AF" w:rsidRDefault="00000000">
            <w:pPr>
              <w:pStyle w:val="Compact"/>
              <w:spacing w:before="0" w:after="40" w:line="240" w:lineRule="auto"/>
              <w:jc w:val="center"/>
            </w:pPr>
            <w:r>
              <w:rPr>
                <w:b/>
                <w:sz w:val="17"/>
              </w:rPr>
              <w:t>FP/ESS Q</w:t>
            </w:r>
          </w:p>
        </w:tc>
      </w:tr>
      <w:tr w:rsidR="005660AF" w14:paraId="467B4731" w14:textId="77777777" w:rsidTr="005660AF">
        <w:tc>
          <w:tcPr>
            <w:tcW w:w="1814" w:type="dxa"/>
            <w:tcMar>
              <w:top w:w="70" w:type="dxa"/>
              <w:left w:w="80" w:type="dxa"/>
              <w:bottom w:w="70" w:type="dxa"/>
              <w:right w:w="80" w:type="dxa"/>
            </w:tcMar>
            <w:vAlign w:val="center"/>
          </w:tcPr>
          <w:p w14:paraId="6B2FBE60" w14:textId="77777777" w:rsidR="005660AF" w:rsidRDefault="00000000">
            <w:pPr>
              <w:pStyle w:val="Compact"/>
              <w:spacing w:before="0" w:after="40" w:line="240" w:lineRule="auto"/>
            </w:pPr>
            <w:r>
              <w:rPr>
                <w:sz w:val="17"/>
              </w:rPr>
              <w:t>CI-List</w:t>
            </w:r>
          </w:p>
        </w:tc>
        <w:tc>
          <w:tcPr>
            <w:tcW w:w="1814" w:type="dxa"/>
            <w:tcMar>
              <w:top w:w="70" w:type="dxa"/>
              <w:left w:w="80" w:type="dxa"/>
              <w:bottom w:w="70" w:type="dxa"/>
              <w:right w:w="80" w:type="dxa"/>
            </w:tcMar>
            <w:vAlign w:val="center"/>
          </w:tcPr>
          <w:p w14:paraId="21A76123" w14:textId="77777777" w:rsidR="005660AF" w:rsidRDefault="00000000">
            <w:pPr>
              <w:pStyle w:val="Compact"/>
              <w:spacing w:before="0" w:after="40" w:line="240" w:lineRule="auto"/>
            </w:pPr>
            <w:r>
              <w:rPr>
                <w:sz w:val="17"/>
              </w:rPr>
              <w:t>Rep 1</w:t>
            </w:r>
          </w:p>
        </w:tc>
        <w:tc>
          <w:tcPr>
            <w:tcW w:w="1814" w:type="dxa"/>
            <w:tcMar>
              <w:top w:w="70" w:type="dxa"/>
              <w:left w:w="80" w:type="dxa"/>
              <w:bottom w:w="70" w:type="dxa"/>
              <w:right w:w="80" w:type="dxa"/>
            </w:tcMar>
            <w:vAlign w:val="center"/>
          </w:tcPr>
          <w:p w14:paraId="2D4643B9" w14:textId="77777777" w:rsidR="005660AF" w:rsidRDefault="00000000">
            <w:pPr>
              <w:pStyle w:val="Compact"/>
              <w:spacing w:before="0" w:after="40" w:line="240" w:lineRule="auto"/>
              <w:jc w:val="center"/>
            </w:pPr>
            <w:r>
              <w:rPr>
                <w:sz w:val="17"/>
              </w:rPr>
              <w:t>79%</w:t>
            </w:r>
          </w:p>
        </w:tc>
        <w:tc>
          <w:tcPr>
            <w:tcW w:w="1814" w:type="dxa"/>
            <w:tcMar>
              <w:top w:w="70" w:type="dxa"/>
              <w:left w:w="80" w:type="dxa"/>
              <w:bottom w:w="70" w:type="dxa"/>
              <w:right w:w="80" w:type="dxa"/>
            </w:tcMar>
            <w:vAlign w:val="center"/>
          </w:tcPr>
          <w:p w14:paraId="7BA0D909" w14:textId="77777777" w:rsidR="005660AF" w:rsidRDefault="00000000">
            <w:pPr>
              <w:pStyle w:val="Compact"/>
              <w:spacing w:before="0" w:after="40" w:line="240" w:lineRule="auto"/>
              <w:jc w:val="center"/>
            </w:pPr>
            <w:r>
              <w:rPr>
                <w:sz w:val="17"/>
              </w:rPr>
              <w:t>1.4</w:t>
            </w:r>
          </w:p>
        </w:tc>
        <w:tc>
          <w:tcPr>
            <w:tcW w:w="1816" w:type="dxa"/>
            <w:tcMar>
              <w:top w:w="70" w:type="dxa"/>
              <w:left w:w="80" w:type="dxa"/>
              <w:bottom w:w="70" w:type="dxa"/>
              <w:right w:w="80" w:type="dxa"/>
            </w:tcMar>
            <w:vAlign w:val="center"/>
          </w:tcPr>
          <w:p w14:paraId="64B31D63" w14:textId="77777777" w:rsidR="005660AF" w:rsidRDefault="00000000">
            <w:pPr>
              <w:pStyle w:val="Compact"/>
              <w:spacing w:before="0" w:after="40" w:line="240" w:lineRule="auto"/>
              <w:jc w:val="center"/>
            </w:pPr>
            <w:r>
              <w:rPr>
                <w:sz w:val="17"/>
              </w:rPr>
              <w:t>1.4</w:t>
            </w:r>
          </w:p>
        </w:tc>
      </w:tr>
      <w:tr w:rsidR="005660AF" w14:paraId="650A0E73" w14:textId="77777777" w:rsidTr="005660AF">
        <w:tc>
          <w:tcPr>
            <w:tcW w:w="1814" w:type="dxa"/>
            <w:tcMar>
              <w:top w:w="70" w:type="dxa"/>
              <w:left w:w="80" w:type="dxa"/>
              <w:bottom w:w="70" w:type="dxa"/>
              <w:right w:w="80" w:type="dxa"/>
            </w:tcMar>
            <w:vAlign w:val="center"/>
          </w:tcPr>
          <w:p w14:paraId="0266EFAE" w14:textId="77777777" w:rsidR="005660AF" w:rsidRDefault="005660AF">
            <w:pPr>
              <w:pStyle w:val="Compact"/>
              <w:spacing w:before="0" w:after="40" w:line="240" w:lineRule="auto"/>
            </w:pPr>
          </w:p>
        </w:tc>
        <w:tc>
          <w:tcPr>
            <w:tcW w:w="1814" w:type="dxa"/>
            <w:tcMar>
              <w:top w:w="70" w:type="dxa"/>
              <w:left w:w="80" w:type="dxa"/>
              <w:bottom w:w="70" w:type="dxa"/>
              <w:right w:w="80" w:type="dxa"/>
            </w:tcMar>
            <w:vAlign w:val="center"/>
          </w:tcPr>
          <w:p w14:paraId="4205A7A0" w14:textId="77777777" w:rsidR="005660AF" w:rsidRDefault="00000000">
            <w:pPr>
              <w:pStyle w:val="Compact"/>
              <w:spacing w:before="0" w:after="40" w:line="240" w:lineRule="auto"/>
            </w:pPr>
            <w:r>
              <w:rPr>
                <w:sz w:val="17"/>
              </w:rPr>
              <w:t>Rep 2</w:t>
            </w:r>
          </w:p>
        </w:tc>
        <w:tc>
          <w:tcPr>
            <w:tcW w:w="1814" w:type="dxa"/>
            <w:tcMar>
              <w:top w:w="70" w:type="dxa"/>
              <w:left w:w="80" w:type="dxa"/>
              <w:bottom w:w="70" w:type="dxa"/>
              <w:right w:w="80" w:type="dxa"/>
            </w:tcMar>
            <w:vAlign w:val="center"/>
          </w:tcPr>
          <w:p w14:paraId="6DFC6E8E" w14:textId="77777777" w:rsidR="005660AF" w:rsidRDefault="00000000">
            <w:pPr>
              <w:pStyle w:val="Compact"/>
              <w:spacing w:before="0" w:after="40" w:line="240" w:lineRule="auto"/>
              <w:jc w:val="center"/>
            </w:pPr>
            <w:r>
              <w:rPr>
                <w:sz w:val="17"/>
              </w:rPr>
              <w:t>6</w:t>
            </w:r>
            <w:r w:rsidR="00663E8C">
              <w:rPr>
                <w:sz w:val="17"/>
              </w:rPr>
              <w:t>7</w:t>
            </w:r>
            <w:r>
              <w:rPr>
                <w:sz w:val="17"/>
              </w:rPr>
              <w:t>%</w:t>
            </w:r>
          </w:p>
        </w:tc>
        <w:tc>
          <w:tcPr>
            <w:tcW w:w="1814" w:type="dxa"/>
            <w:tcMar>
              <w:top w:w="70" w:type="dxa"/>
              <w:left w:w="80" w:type="dxa"/>
              <w:bottom w:w="70" w:type="dxa"/>
              <w:right w:w="80" w:type="dxa"/>
            </w:tcMar>
            <w:vAlign w:val="center"/>
          </w:tcPr>
          <w:p w14:paraId="082A2EBB" w14:textId="77777777" w:rsidR="005660AF" w:rsidRDefault="00000000">
            <w:pPr>
              <w:pStyle w:val="Compact"/>
              <w:spacing w:before="0" w:after="40" w:line="240" w:lineRule="auto"/>
              <w:jc w:val="center"/>
            </w:pPr>
            <w:r>
              <w:rPr>
                <w:sz w:val="17"/>
              </w:rPr>
              <w:t>1.1</w:t>
            </w:r>
          </w:p>
        </w:tc>
        <w:tc>
          <w:tcPr>
            <w:tcW w:w="1816" w:type="dxa"/>
            <w:tcMar>
              <w:top w:w="70" w:type="dxa"/>
              <w:left w:w="80" w:type="dxa"/>
              <w:bottom w:w="70" w:type="dxa"/>
              <w:right w:w="80" w:type="dxa"/>
            </w:tcMar>
            <w:vAlign w:val="center"/>
          </w:tcPr>
          <w:p w14:paraId="554F7A0C" w14:textId="77777777" w:rsidR="005660AF" w:rsidRDefault="00000000">
            <w:pPr>
              <w:pStyle w:val="Compact"/>
              <w:spacing w:before="0" w:after="40" w:line="240" w:lineRule="auto"/>
              <w:jc w:val="center"/>
            </w:pPr>
            <w:r>
              <w:rPr>
                <w:sz w:val="17"/>
              </w:rPr>
              <w:t>1.8</w:t>
            </w:r>
          </w:p>
        </w:tc>
      </w:tr>
      <w:tr w:rsidR="005660AF" w14:paraId="0507A31B" w14:textId="77777777" w:rsidTr="005660AF">
        <w:tc>
          <w:tcPr>
            <w:tcW w:w="1814" w:type="dxa"/>
            <w:tcMar>
              <w:top w:w="70" w:type="dxa"/>
              <w:left w:w="80" w:type="dxa"/>
              <w:bottom w:w="70" w:type="dxa"/>
              <w:right w:w="80" w:type="dxa"/>
            </w:tcMar>
            <w:vAlign w:val="center"/>
          </w:tcPr>
          <w:p w14:paraId="4DD947CA" w14:textId="77777777" w:rsidR="005660AF" w:rsidRDefault="005660AF">
            <w:pPr>
              <w:pStyle w:val="Compact"/>
              <w:spacing w:before="0" w:after="40" w:line="240" w:lineRule="auto"/>
            </w:pPr>
          </w:p>
        </w:tc>
        <w:tc>
          <w:tcPr>
            <w:tcW w:w="1814" w:type="dxa"/>
            <w:tcMar>
              <w:top w:w="70" w:type="dxa"/>
              <w:left w:w="80" w:type="dxa"/>
              <w:bottom w:w="70" w:type="dxa"/>
              <w:right w:w="80" w:type="dxa"/>
            </w:tcMar>
            <w:vAlign w:val="center"/>
          </w:tcPr>
          <w:p w14:paraId="23A3ED72" w14:textId="77777777" w:rsidR="005660AF" w:rsidRDefault="00000000">
            <w:pPr>
              <w:pStyle w:val="Compact"/>
              <w:spacing w:before="0" w:after="40" w:line="240" w:lineRule="auto"/>
            </w:pPr>
            <w:r>
              <w:rPr>
                <w:sz w:val="17"/>
              </w:rPr>
              <w:t>Rep 3</w:t>
            </w:r>
          </w:p>
        </w:tc>
        <w:tc>
          <w:tcPr>
            <w:tcW w:w="1814" w:type="dxa"/>
            <w:tcMar>
              <w:top w:w="70" w:type="dxa"/>
              <w:left w:w="80" w:type="dxa"/>
              <w:bottom w:w="70" w:type="dxa"/>
              <w:right w:w="80" w:type="dxa"/>
            </w:tcMar>
            <w:vAlign w:val="center"/>
          </w:tcPr>
          <w:p w14:paraId="62D8F8D1" w14:textId="77777777" w:rsidR="005660AF" w:rsidRDefault="00000000">
            <w:pPr>
              <w:pStyle w:val="Compact"/>
              <w:spacing w:before="0" w:after="40" w:line="240" w:lineRule="auto"/>
              <w:jc w:val="center"/>
            </w:pPr>
            <w:r>
              <w:rPr>
                <w:sz w:val="17"/>
              </w:rPr>
              <w:t>6</w:t>
            </w:r>
            <w:r w:rsidR="00663E8C">
              <w:rPr>
                <w:sz w:val="17"/>
              </w:rPr>
              <w:t>5</w:t>
            </w:r>
            <w:r>
              <w:rPr>
                <w:sz w:val="17"/>
              </w:rPr>
              <w:t>%</w:t>
            </w:r>
          </w:p>
        </w:tc>
        <w:tc>
          <w:tcPr>
            <w:tcW w:w="1814" w:type="dxa"/>
            <w:tcMar>
              <w:top w:w="70" w:type="dxa"/>
              <w:left w:w="80" w:type="dxa"/>
              <w:bottom w:w="70" w:type="dxa"/>
              <w:right w:w="80" w:type="dxa"/>
            </w:tcMar>
            <w:vAlign w:val="center"/>
          </w:tcPr>
          <w:p w14:paraId="38CE51ED" w14:textId="77777777" w:rsidR="005660AF" w:rsidRDefault="00000000">
            <w:pPr>
              <w:pStyle w:val="Compact"/>
              <w:spacing w:before="0" w:after="40" w:line="240" w:lineRule="auto"/>
              <w:jc w:val="center"/>
            </w:pPr>
            <w:r>
              <w:rPr>
                <w:sz w:val="17"/>
              </w:rPr>
              <w:t>1.4</w:t>
            </w:r>
          </w:p>
        </w:tc>
        <w:tc>
          <w:tcPr>
            <w:tcW w:w="1816" w:type="dxa"/>
            <w:tcMar>
              <w:top w:w="70" w:type="dxa"/>
              <w:left w:w="80" w:type="dxa"/>
              <w:bottom w:w="70" w:type="dxa"/>
              <w:right w:w="80" w:type="dxa"/>
            </w:tcMar>
            <w:vAlign w:val="center"/>
          </w:tcPr>
          <w:p w14:paraId="5E29CF6E" w14:textId="77777777" w:rsidR="005660AF" w:rsidRDefault="00000000">
            <w:pPr>
              <w:pStyle w:val="Compact"/>
              <w:spacing w:before="0" w:after="40" w:line="240" w:lineRule="auto"/>
              <w:jc w:val="center"/>
            </w:pPr>
            <w:r>
              <w:rPr>
                <w:sz w:val="17"/>
              </w:rPr>
              <w:t>1.6</w:t>
            </w:r>
          </w:p>
        </w:tc>
      </w:tr>
      <w:tr w:rsidR="005660AF" w14:paraId="78AA6A7A" w14:textId="77777777" w:rsidTr="005660AF">
        <w:tc>
          <w:tcPr>
            <w:tcW w:w="1814" w:type="dxa"/>
            <w:tcMar>
              <w:top w:w="70" w:type="dxa"/>
              <w:left w:w="80" w:type="dxa"/>
              <w:bottom w:w="70" w:type="dxa"/>
              <w:right w:w="80" w:type="dxa"/>
            </w:tcMar>
            <w:vAlign w:val="center"/>
          </w:tcPr>
          <w:p w14:paraId="1108E4C1" w14:textId="77777777" w:rsidR="005660AF" w:rsidRDefault="005660AF">
            <w:pPr>
              <w:pStyle w:val="Compact"/>
              <w:spacing w:before="0" w:after="40" w:line="240" w:lineRule="auto"/>
            </w:pPr>
          </w:p>
        </w:tc>
        <w:tc>
          <w:tcPr>
            <w:tcW w:w="1814" w:type="dxa"/>
            <w:tcMar>
              <w:top w:w="70" w:type="dxa"/>
              <w:left w:w="80" w:type="dxa"/>
              <w:bottom w:w="70" w:type="dxa"/>
              <w:right w:w="80" w:type="dxa"/>
            </w:tcMar>
            <w:vAlign w:val="center"/>
          </w:tcPr>
          <w:p w14:paraId="1D3C7E75" w14:textId="77777777" w:rsidR="005660AF" w:rsidRDefault="00000000">
            <w:pPr>
              <w:pStyle w:val="Compact"/>
              <w:spacing w:before="0" w:after="40" w:line="240" w:lineRule="auto"/>
            </w:pPr>
            <w:r>
              <w:rPr>
                <w:i/>
                <w:iCs/>
                <w:sz w:val="17"/>
              </w:rPr>
              <w:t>Mean (SD)</w:t>
            </w:r>
          </w:p>
        </w:tc>
        <w:tc>
          <w:tcPr>
            <w:tcW w:w="1814" w:type="dxa"/>
            <w:tcMar>
              <w:top w:w="70" w:type="dxa"/>
              <w:left w:w="80" w:type="dxa"/>
              <w:bottom w:w="70" w:type="dxa"/>
              <w:right w:w="80" w:type="dxa"/>
            </w:tcMar>
            <w:vAlign w:val="center"/>
          </w:tcPr>
          <w:p w14:paraId="34CC06C7" w14:textId="61069477" w:rsidR="005660AF" w:rsidRDefault="00000000">
            <w:pPr>
              <w:pStyle w:val="Compact"/>
              <w:spacing w:before="0" w:after="40" w:line="240" w:lineRule="auto"/>
              <w:jc w:val="center"/>
            </w:pPr>
            <w:r>
              <w:rPr>
                <w:i/>
                <w:iCs/>
                <w:sz w:val="17"/>
              </w:rPr>
              <w:t>70% (7.9)</w:t>
            </w:r>
          </w:p>
        </w:tc>
        <w:tc>
          <w:tcPr>
            <w:tcW w:w="1814" w:type="dxa"/>
            <w:tcMar>
              <w:top w:w="70" w:type="dxa"/>
              <w:left w:w="80" w:type="dxa"/>
              <w:bottom w:w="70" w:type="dxa"/>
              <w:right w:w="80" w:type="dxa"/>
            </w:tcMar>
            <w:vAlign w:val="center"/>
          </w:tcPr>
          <w:p w14:paraId="122CC395" w14:textId="77777777" w:rsidR="005660AF" w:rsidRDefault="00000000">
            <w:pPr>
              <w:pStyle w:val="Compact"/>
              <w:spacing w:before="0" w:after="40" w:line="240" w:lineRule="auto"/>
              <w:jc w:val="center"/>
            </w:pPr>
            <w:r>
              <w:rPr>
                <w:i/>
                <w:iCs/>
                <w:sz w:val="17"/>
              </w:rPr>
              <w:t>1.30</w:t>
            </w:r>
          </w:p>
        </w:tc>
        <w:tc>
          <w:tcPr>
            <w:tcW w:w="1816" w:type="dxa"/>
            <w:tcMar>
              <w:top w:w="70" w:type="dxa"/>
              <w:left w:w="80" w:type="dxa"/>
              <w:bottom w:w="70" w:type="dxa"/>
              <w:right w:w="80" w:type="dxa"/>
            </w:tcMar>
            <w:vAlign w:val="center"/>
          </w:tcPr>
          <w:p w14:paraId="5A57E2F3" w14:textId="77777777" w:rsidR="005660AF" w:rsidRDefault="00000000">
            <w:pPr>
              <w:pStyle w:val="Compact"/>
              <w:spacing w:before="0" w:after="40" w:line="240" w:lineRule="auto"/>
              <w:jc w:val="center"/>
            </w:pPr>
            <w:r>
              <w:rPr>
                <w:i/>
                <w:iCs/>
                <w:sz w:val="17"/>
              </w:rPr>
              <w:t>1.58</w:t>
            </w:r>
          </w:p>
        </w:tc>
      </w:tr>
      <w:tr w:rsidR="005660AF" w14:paraId="09854A09" w14:textId="77777777" w:rsidTr="005660AF">
        <w:tc>
          <w:tcPr>
            <w:tcW w:w="1814" w:type="dxa"/>
            <w:tcMar>
              <w:top w:w="70" w:type="dxa"/>
              <w:left w:w="80" w:type="dxa"/>
              <w:bottom w:w="70" w:type="dxa"/>
              <w:right w:w="80" w:type="dxa"/>
            </w:tcMar>
            <w:vAlign w:val="center"/>
          </w:tcPr>
          <w:p w14:paraId="3CC3C13B" w14:textId="77777777" w:rsidR="005660AF" w:rsidRDefault="005660AF">
            <w:pPr>
              <w:pStyle w:val="Compact"/>
              <w:spacing w:before="0" w:after="40" w:line="240" w:lineRule="auto"/>
            </w:pPr>
          </w:p>
        </w:tc>
        <w:tc>
          <w:tcPr>
            <w:tcW w:w="1814" w:type="dxa"/>
            <w:tcMar>
              <w:top w:w="70" w:type="dxa"/>
              <w:left w:w="80" w:type="dxa"/>
              <w:bottom w:w="70" w:type="dxa"/>
              <w:right w:w="80" w:type="dxa"/>
            </w:tcMar>
            <w:vAlign w:val="center"/>
          </w:tcPr>
          <w:p w14:paraId="3CD8D877" w14:textId="77777777" w:rsidR="005660AF" w:rsidRDefault="00000000">
            <w:pPr>
              <w:pStyle w:val="Compact"/>
              <w:spacing w:before="0" w:after="40" w:line="240" w:lineRule="auto"/>
            </w:pPr>
            <w:r>
              <w:rPr>
                <w:i/>
                <w:iCs/>
                <w:sz w:val="17"/>
              </w:rPr>
              <w:t>Range</w:t>
            </w:r>
          </w:p>
        </w:tc>
        <w:tc>
          <w:tcPr>
            <w:tcW w:w="1814" w:type="dxa"/>
            <w:tcMar>
              <w:top w:w="70" w:type="dxa"/>
              <w:left w:w="80" w:type="dxa"/>
              <w:bottom w:w="70" w:type="dxa"/>
              <w:right w:w="80" w:type="dxa"/>
            </w:tcMar>
            <w:vAlign w:val="center"/>
          </w:tcPr>
          <w:p w14:paraId="65F51383" w14:textId="77777777" w:rsidR="005660AF" w:rsidRDefault="00000000">
            <w:pPr>
              <w:pStyle w:val="Compact"/>
              <w:spacing w:before="0" w:after="40" w:line="240" w:lineRule="auto"/>
              <w:jc w:val="center"/>
            </w:pPr>
            <w:r>
              <w:rPr>
                <w:i/>
                <w:iCs/>
                <w:sz w:val="17"/>
              </w:rPr>
              <w:t>64.6–79.2</w:t>
            </w:r>
          </w:p>
        </w:tc>
        <w:tc>
          <w:tcPr>
            <w:tcW w:w="1814" w:type="dxa"/>
            <w:tcMar>
              <w:top w:w="70" w:type="dxa"/>
              <w:left w:w="80" w:type="dxa"/>
              <w:bottom w:w="70" w:type="dxa"/>
              <w:right w:w="80" w:type="dxa"/>
            </w:tcMar>
            <w:vAlign w:val="center"/>
          </w:tcPr>
          <w:p w14:paraId="05FA70F8" w14:textId="77777777" w:rsidR="005660AF" w:rsidRDefault="00000000">
            <w:pPr>
              <w:pStyle w:val="Compact"/>
              <w:spacing w:before="0" w:after="40" w:line="240" w:lineRule="auto"/>
              <w:jc w:val="center"/>
            </w:pPr>
            <w:r>
              <w:rPr>
                <w:i/>
                <w:iCs/>
                <w:sz w:val="17"/>
              </w:rPr>
              <w:t>1.1–1.4</w:t>
            </w:r>
          </w:p>
        </w:tc>
        <w:tc>
          <w:tcPr>
            <w:tcW w:w="1816" w:type="dxa"/>
            <w:tcMar>
              <w:top w:w="70" w:type="dxa"/>
              <w:left w:w="80" w:type="dxa"/>
              <w:bottom w:w="70" w:type="dxa"/>
              <w:right w:w="80" w:type="dxa"/>
            </w:tcMar>
            <w:vAlign w:val="center"/>
          </w:tcPr>
          <w:p w14:paraId="73CC8E8A" w14:textId="77777777" w:rsidR="005660AF" w:rsidRDefault="00000000">
            <w:pPr>
              <w:pStyle w:val="Compact"/>
              <w:spacing w:before="0" w:after="40" w:line="240" w:lineRule="auto"/>
              <w:jc w:val="center"/>
            </w:pPr>
            <w:r>
              <w:rPr>
                <w:i/>
                <w:iCs/>
                <w:sz w:val="17"/>
              </w:rPr>
              <w:t>1.4–1.8</w:t>
            </w:r>
          </w:p>
        </w:tc>
      </w:tr>
      <w:tr w:rsidR="005660AF" w14:paraId="3C99E34A" w14:textId="77777777" w:rsidTr="005660AF">
        <w:tc>
          <w:tcPr>
            <w:tcW w:w="1814" w:type="dxa"/>
            <w:tcMar>
              <w:top w:w="70" w:type="dxa"/>
              <w:left w:w="80" w:type="dxa"/>
              <w:bottom w:w="70" w:type="dxa"/>
              <w:right w:w="80" w:type="dxa"/>
            </w:tcMar>
            <w:vAlign w:val="center"/>
          </w:tcPr>
          <w:p w14:paraId="5975DF29" w14:textId="77777777" w:rsidR="005660AF" w:rsidRDefault="00000000">
            <w:pPr>
              <w:pStyle w:val="Compact"/>
              <w:spacing w:before="0" w:after="40" w:line="240" w:lineRule="auto"/>
            </w:pPr>
            <w:r>
              <w:rPr>
                <w:sz w:val="17"/>
              </w:rPr>
              <w:t>CI-Open</w:t>
            </w:r>
          </w:p>
        </w:tc>
        <w:tc>
          <w:tcPr>
            <w:tcW w:w="1814" w:type="dxa"/>
            <w:tcMar>
              <w:top w:w="70" w:type="dxa"/>
              <w:left w:w="80" w:type="dxa"/>
              <w:bottom w:w="70" w:type="dxa"/>
              <w:right w:w="80" w:type="dxa"/>
            </w:tcMar>
            <w:vAlign w:val="center"/>
          </w:tcPr>
          <w:p w14:paraId="19FF01F6" w14:textId="77777777" w:rsidR="005660AF" w:rsidRDefault="00000000">
            <w:pPr>
              <w:pStyle w:val="Compact"/>
              <w:spacing w:before="0" w:after="40" w:line="240" w:lineRule="auto"/>
            </w:pPr>
            <w:r>
              <w:rPr>
                <w:sz w:val="17"/>
              </w:rPr>
              <w:t>Rep 1</w:t>
            </w:r>
          </w:p>
        </w:tc>
        <w:tc>
          <w:tcPr>
            <w:tcW w:w="1814" w:type="dxa"/>
            <w:tcMar>
              <w:top w:w="70" w:type="dxa"/>
              <w:left w:w="80" w:type="dxa"/>
              <w:bottom w:w="70" w:type="dxa"/>
              <w:right w:w="80" w:type="dxa"/>
            </w:tcMar>
            <w:vAlign w:val="center"/>
          </w:tcPr>
          <w:p w14:paraId="66FAFA94" w14:textId="77777777" w:rsidR="005660AF" w:rsidRDefault="00000000">
            <w:pPr>
              <w:pStyle w:val="Compact"/>
              <w:spacing w:before="0" w:after="40" w:line="240" w:lineRule="auto"/>
              <w:jc w:val="center"/>
            </w:pPr>
            <w:r>
              <w:rPr>
                <w:sz w:val="17"/>
              </w:rPr>
              <w:t>58%</w:t>
            </w:r>
          </w:p>
        </w:tc>
        <w:tc>
          <w:tcPr>
            <w:tcW w:w="1814" w:type="dxa"/>
            <w:tcMar>
              <w:top w:w="70" w:type="dxa"/>
              <w:left w:w="80" w:type="dxa"/>
              <w:bottom w:w="70" w:type="dxa"/>
              <w:right w:w="80" w:type="dxa"/>
            </w:tcMar>
            <w:vAlign w:val="center"/>
          </w:tcPr>
          <w:p w14:paraId="456BF328" w14:textId="77777777" w:rsidR="005660AF" w:rsidRDefault="00000000">
            <w:pPr>
              <w:pStyle w:val="Compact"/>
              <w:spacing w:before="0" w:after="40" w:line="240" w:lineRule="auto"/>
              <w:jc w:val="center"/>
            </w:pPr>
            <w:r>
              <w:rPr>
                <w:sz w:val="17"/>
              </w:rPr>
              <w:t>1.2</w:t>
            </w:r>
          </w:p>
        </w:tc>
        <w:tc>
          <w:tcPr>
            <w:tcW w:w="1816" w:type="dxa"/>
            <w:tcMar>
              <w:top w:w="70" w:type="dxa"/>
              <w:left w:w="80" w:type="dxa"/>
              <w:bottom w:w="70" w:type="dxa"/>
              <w:right w:w="80" w:type="dxa"/>
            </w:tcMar>
            <w:vAlign w:val="center"/>
          </w:tcPr>
          <w:p w14:paraId="595C14E1" w14:textId="77777777" w:rsidR="005660AF" w:rsidRDefault="00000000">
            <w:pPr>
              <w:pStyle w:val="Compact"/>
              <w:spacing w:before="0" w:after="40" w:line="240" w:lineRule="auto"/>
              <w:jc w:val="center"/>
            </w:pPr>
            <w:r>
              <w:rPr>
                <w:sz w:val="17"/>
              </w:rPr>
              <w:t>1.0</w:t>
            </w:r>
          </w:p>
        </w:tc>
      </w:tr>
      <w:tr w:rsidR="005660AF" w14:paraId="761A7FF6" w14:textId="77777777" w:rsidTr="005660AF">
        <w:tc>
          <w:tcPr>
            <w:tcW w:w="1814" w:type="dxa"/>
            <w:tcMar>
              <w:top w:w="70" w:type="dxa"/>
              <w:left w:w="80" w:type="dxa"/>
              <w:bottom w:w="70" w:type="dxa"/>
              <w:right w:w="80" w:type="dxa"/>
            </w:tcMar>
            <w:vAlign w:val="center"/>
          </w:tcPr>
          <w:p w14:paraId="76B168C5" w14:textId="77777777" w:rsidR="005660AF" w:rsidRDefault="005660AF">
            <w:pPr>
              <w:pStyle w:val="Compact"/>
              <w:spacing w:before="0" w:after="40" w:line="240" w:lineRule="auto"/>
            </w:pPr>
          </w:p>
        </w:tc>
        <w:tc>
          <w:tcPr>
            <w:tcW w:w="1814" w:type="dxa"/>
            <w:tcMar>
              <w:top w:w="70" w:type="dxa"/>
              <w:left w:w="80" w:type="dxa"/>
              <w:bottom w:w="70" w:type="dxa"/>
              <w:right w:w="80" w:type="dxa"/>
            </w:tcMar>
            <w:vAlign w:val="center"/>
          </w:tcPr>
          <w:p w14:paraId="0F0D3412" w14:textId="77777777" w:rsidR="005660AF" w:rsidRDefault="00000000">
            <w:pPr>
              <w:pStyle w:val="Compact"/>
              <w:spacing w:before="0" w:after="40" w:line="240" w:lineRule="auto"/>
            </w:pPr>
            <w:r>
              <w:rPr>
                <w:sz w:val="17"/>
              </w:rPr>
              <w:t>Rep 2</w:t>
            </w:r>
          </w:p>
        </w:tc>
        <w:tc>
          <w:tcPr>
            <w:tcW w:w="1814" w:type="dxa"/>
            <w:tcMar>
              <w:top w:w="70" w:type="dxa"/>
              <w:left w:w="80" w:type="dxa"/>
              <w:bottom w:w="70" w:type="dxa"/>
              <w:right w:w="80" w:type="dxa"/>
            </w:tcMar>
            <w:vAlign w:val="center"/>
          </w:tcPr>
          <w:p w14:paraId="08935C9A" w14:textId="77777777" w:rsidR="005660AF" w:rsidRDefault="00000000">
            <w:pPr>
              <w:pStyle w:val="Compact"/>
              <w:spacing w:before="0" w:after="40" w:line="240" w:lineRule="auto"/>
              <w:jc w:val="center"/>
            </w:pPr>
            <w:r>
              <w:rPr>
                <w:sz w:val="17"/>
              </w:rPr>
              <w:t>58%</w:t>
            </w:r>
          </w:p>
        </w:tc>
        <w:tc>
          <w:tcPr>
            <w:tcW w:w="1814" w:type="dxa"/>
            <w:tcMar>
              <w:top w:w="70" w:type="dxa"/>
              <w:left w:w="80" w:type="dxa"/>
              <w:bottom w:w="70" w:type="dxa"/>
              <w:right w:w="80" w:type="dxa"/>
            </w:tcMar>
            <w:vAlign w:val="center"/>
          </w:tcPr>
          <w:p w14:paraId="18542D0E" w14:textId="77777777" w:rsidR="005660AF" w:rsidRDefault="00000000">
            <w:pPr>
              <w:pStyle w:val="Compact"/>
              <w:spacing w:before="0" w:after="40" w:line="240" w:lineRule="auto"/>
              <w:jc w:val="center"/>
            </w:pPr>
            <w:r>
              <w:rPr>
                <w:sz w:val="17"/>
              </w:rPr>
              <w:t>1.2</w:t>
            </w:r>
          </w:p>
        </w:tc>
        <w:tc>
          <w:tcPr>
            <w:tcW w:w="1816" w:type="dxa"/>
            <w:tcMar>
              <w:top w:w="70" w:type="dxa"/>
              <w:left w:w="80" w:type="dxa"/>
              <w:bottom w:w="70" w:type="dxa"/>
              <w:right w:w="80" w:type="dxa"/>
            </w:tcMar>
            <w:vAlign w:val="center"/>
          </w:tcPr>
          <w:p w14:paraId="705132E5" w14:textId="77777777" w:rsidR="005660AF" w:rsidRDefault="00000000">
            <w:pPr>
              <w:pStyle w:val="Compact"/>
              <w:spacing w:before="0" w:after="40" w:line="240" w:lineRule="auto"/>
              <w:jc w:val="center"/>
            </w:pPr>
            <w:r>
              <w:rPr>
                <w:sz w:val="17"/>
              </w:rPr>
              <w:t>1.2</w:t>
            </w:r>
          </w:p>
        </w:tc>
      </w:tr>
      <w:tr w:rsidR="005660AF" w14:paraId="1C497FFF" w14:textId="77777777" w:rsidTr="005660AF">
        <w:tc>
          <w:tcPr>
            <w:tcW w:w="1814" w:type="dxa"/>
            <w:tcMar>
              <w:top w:w="70" w:type="dxa"/>
              <w:left w:w="80" w:type="dxa"/>
              <w:bottom w:w="70" w:type="dxa"/>
              <w:right w:w="80" w:type="dxa"/>
            </w:tcMar>
            <w:vAlign w:val="center"/>
          </w:tcPr>
          <w:p w14:paraId="71ABFB79" w14:textId="77777777" w:rsidR="005660AF" w:rsidRDefault="005660AF">
            <w:pPr>
              <w:pStyle w:val="Compact"/>
              <w:spacing w:before="0" w:after="40" w:line="240" w:lineRule="auto"/>
            </w:pPr>
          </w:p>
        </w:tc>
        <w:tc>
          <w:tcPr>
            <w:tcW w:w="1814" w:type="dxa"/>
            <w:tcMar>
              <w:top w:w="70" w:type="dxa"/>
              <w:left w:w="80" w:type="dxa"/>
              <w:bottom w:w="70" w:type="dxa"/>
              <w:right w:w="80" w:type="dxa"/>
            </w:tcMar>
            <w:vAlign w:val="center"/>
          </w:tcPr>
          <w:p w14:paraId="6DDB3B94" w14:textId="77777777" w:rsidR="005660AF" w:rsidRDefault="00000000">
            <w:pPr>
              <w:pStyle w:val="Compact"/>
              <w:spacing w:before="0" w:after="40" w:line="240" w:lineRule="auto"/>
            </w:pPr>
            <w:r>
              <w:rPr>
                <w:sz w:val="17"/>
              </w:rPr>
              <w:t>Rep 3</w:t>
            </w:r>
          </w:p>
        </w:tc>
        <w:tc>
          <w:tcPr>
            <w:tcW w:w="1814" w:type="dxa"/>
            <w:tcMar>
              <w:top w:w="70" w:type="dxa"/>
              <w:left w:w="80" w:type="dxa"/>
              <w:bottom w:w="70" w:type="dxa"/>
              <w:right w:w="80" w:type="dxa"/>
            </w:tcMar>
            <w:vAlign w:val="center"/>
          </w:tcPr>
          <w:p w14:paraId="0E8988E4" w14:textId="77777777" w:rsidR="005660AF" w:rsidRDefault="00000000">
            <w:pPr>
              <w:pStyle w:val="Compact"/>
              <w:spacing w:before="0" w:after="40" w:line="240" w:lineRule="auto"/>
              <w:jc w:val="center"/>
            </w:pPr>
            <w:r>
              <w:rPr>
                <w:sz w:val="17"/>
              </w:rPr>
              <w:t>60%</w:t>
            </w:r>
          </w:p>
        </w:tc>
        <w:tc>
          <w:tcPr>
            <w:tcW w:w="1814" w:type="dxa"/>
            <w:tcMar>
              <w:top w:w="70" w:type="dxa"/>
              <w:left w:w="80" w:type="dxa"/>
              <w:bottom w:w="70" w:type="dxa"/>
              <w:right w:w="80" w:type="dxa"/>
            </w:tcMar>
            <w:vAlign w:val="center"/>
          </w:tcPr>
          <w:p w14:paraId="4D554A80" w14:textId="77777777" w:rsidR="005660AF" w:rsidRDefault="00000000">
            <w:pPr>
              <w:pStyle w:val="Compact"/>
              <w:spacing w:before="0" w:after="40" w:line="240" w:lineRule="auto"/>
              <w:jc w:val="center"/>
            </w:pPr>
            <w:r>
              <w:rPr>
                <w:sz w:val="17"/>
              </w:rPr>
              <w:t>1.1</w:t>
            </w:r>
          </w:p>
        </w:tc>
        <w:tc>
          <w:tcPr>
            <w:tcW w:w="1816" w:type="dxa"/>
            <w:tcMar>
              <w:top w:w="70" w:type="dxa"/>
              <w:left w:w="80" w:type="dxa"/>
              <w:bottom w:w="70" w:type="dxa"/>
              <w:right w:w="80" w:type="dxa"/>
            </w:tcMar>
            <w:vAlign w:val="center"/>
          </w:tcPr>
          <w:p w14:paraId="5C17E8C4" w14:textId="77777777" w:rsidR="005660AF" w:rsidRDefault="00000000">
            <w:pPr>
              <w:pStyle w:val="Compact"/>
              <w:spacing w:before="0" w:after="40" w:line="240" w:lineRule="auto"/>
              <w:jc w:val="center"/>
            </w:pPr>
            <w:r>
              <w:rPr>
                <w:sz w:val="17"/>
              </w:rPr>
              <w:t>1.1</w:t>
            </w:r>
          </w:p>
        </w:tc>
      </w:tr>
      <w:tr w:rsidR="005660AF" w14:paraId="3B6E2729" w14:textId="77777777" w:rsidTr="005660AF">
        <w:tc>
          <w:tcPr>
            <w:tcW w:w="1814" w:type="dxa"/>
            <w:tcMar>
              <w:top w:w="70" w:type="dxa"/>
              <w:left w:w="80" w:type="dxa"/>
              <w:bottom w:w="70" w:type="dxa"/>
              <w:right w:w="80" w:type="dxa"/>
            </w:tcMar>
            <w:vAlign w:val="center"/>
          </w:tcPr>
          <w:p w14:paraId="4AC0167A" w14:textId="77777777" w:rsidR="005660AF" w:rsidRDefault="005660AF">
            <w:pPr>
              <w:pStyle w:val="Compact"/>
              <w:spacing w:before="0" w:after="40" w:line="240" w:lineRule="auto"/>
            </w:pPr>
          </w:p>
        </w:tc>
        <w:tc>
          <w:tcPr>
            <w:tcW w:w="1814" w:type="dxa"/>
            <w:tcMar>
              <w:top w:w="70" w:type="dxa"/>
              <w:left w:w="80" w:type="dxa"/>
              <w:bottom w:w="70" w:type="dxa"/>
              <w:right w:w="80" w:type="dxa"/>
            </w:tcMar>
            <w:vAlign w:val="center"/>
          </w:tcPr>
          <w:p w14:paraId="462B330B" w14:textId="77777777" w:rsidR="005660AF" w:rsidRDefault="00000000">
            <w:pPr>
              <w:pStyle w:val="Compact"/>
              <w:spacing w:before="0" w:after="40" w:line="240" w:lineRule="auto"/>
            </w:pPr>
            <w:r>
              <w:rPr>
                <w:i/>
                <w:iCs/>
                <w:sz w:val="17"/>
              </w:rPr>
              <w:t>Mean (SD)</w:t>
            </w:r>
          </w:p>
        </w:tc>
        <w:tc>
          <w:tcPr>
            <w:tcW w:w="1814" w:type="dxa"/>
            <w:tcMar>
              <w:top w:w="70" w:type="dxa"/>
              <w:left w:w="80" w:type="dxa"/>
              <w:bottom w:w="70" w:type="dxa"/>
              <w:right w:w="80" w:type="dxa"/>
            </w:tcMar>
            <w:vAlign w:val="center"/>
          </w:tcPr>
          <w:p w14:paraId="0251F5FB" w14:textId="53F7E4E6" w:rsidR="005660AF" w:rsidRDefault="00000000">
            <w:pPr>
              <w:pStyle w:val="Compact"/>
              <w:spacing w:before="0" w:after="40" w:line="240" w:lineRule="auto"/>
              <w:jc w:val="center"/>
            </w:pPr>
            <w:r>
              <w:rPr>
                <w:i/>
                <w:iCs/>
                <w:sz w:val="17"/>
              </w:rPr>
              <w:t>59% (1.2)</w:t>
            </w:r>
          </w:p>
        </w:tc>
        <w:tc>
          <w:tcPr>
            <w:tcW w:w="1814" w:type="dxa"/>
            <w:tcMar>
              <w:top w:w="70" w:type="dxa"/>
              <w:left w:w="80" w:type="dxa"/>
              <w:bottom w:w="70" w:type="dxa"/>
              <w:right w:w="80" w:type="dxa"/>
            </w:tcMar>
            <w:vAlign w:val="center"/>
          </w:tcPr>
          <w:p w14:paraId="1D564E84" w14:textId="77777777" w:rsidR="005660AF" w:rsidRDefault="00000000">
            <w:pPr>
              <w:pStyle w:val="Compact"/>
              <w:spacing w:before="0" w:after="40" w:line="240" w:lineRule="auto"/>
              <w:jc w:val="center"/>
            </w:pPr>
            <w:r>
              <w:rPr>
                <w:i/>
                <w:iCs/>
                <w:sz w:val="17"/>
              </w:rPr>
              <w:t>1.18</w:t>
            </w:r>
          </w:p>
        </w:tc>
        <w:tc>
          <w:tcPr>
            <w:tcW w:w="1816" w:type="dxa"/>
            <w:tcMar>
              <w:top w:w="70" w:type="dxa"/>
              <w:left w:w="80" w:type="dxa"/>
              <w:bottom w:w="70" w:type="dxa"/>
              <w:right w:w="80" w:type="dxa"/>
            </w:tcMar>
            <w:vAlign w:val="center"/>
          </w:tcPr>
          <w:p w14:paraId="130ED781" w14:textId="77777777" w:rsidR="005660AF" w:rsidRDefault="00000000">
            <w:pPr>
              <w:pStyle w:val="Compact"/>
              <w:spacing w:before="0" w:after="40" w:line="240" w:lineRule="auto"/>
              <w:jc w:val="center"/>
            </w:pPr>
            <w:r>
              <w:rPr>
                <w:i/>
                <w:iCs/>
                <w:sz w:val="17"/>
              </w:rPr>
              <w:t>1.12</w:t>
            </w:r>
          </w:p>
        </w:tc>
      </w:tr>
      <w:tr w:rsidR="005660AF" w14:paraId="2BA0739F" w14:textId="77777777" w:rsidTr="005660AF">
        <w:tc>
          <w:tcPr>
            <w:tcW w:w="1814" w:type="dxa"/>
            <w:tcMar>
              <w:top w:w="70" w:type="dxa"/>
              <w:left w:w="80" w:type="dxa"/>
              <w:bottom w:w="70" w:type="dxa"/>
              <w:right w:w="80" w:type="dxa"/>
            </w:tcMar>
            <w:vAlign w:val="center"/>
          </w:tcPr>
          <w:p w14:paraId="0BE12BAF" w14:textId="77777777" w:rsidR="005660AF" w:rsidRDefault="005660AF">
            <w:pPr>
              <w:pStyle w:val="Compact"/>
              <w:spacing w:before="0" w:after="40" w:line="240" w:lineRule="auto"/>
            </w:pPr>
          </w:p>
        </w:tc>
        <w:tc>
          <w:tcPr>
            <w:tcW w:w="1814" w:type="dxa"/>
            <w:tcMar>
              <w:top w:w="70" w:type="dxa"/>
              <w:left w:w="80" w:type="dxa"/>
              <w:bottom w:w="70" w:type="dxa"/>
              <w:right w:w="80" w:type="dxa"/>
            </w:tcMar>
            <w:vAlign w:val="center"/>
          </w:tcPr>
          <w:p w14:paraId="58559F9B" w14:textId="77777777" w:rsidR="005660AF" w:rsidRDefault="00000000">
            <w:pPr>
              <w:pStyle w:val="Compact"/>
              <w:spacing w:before="0" w:after="40" w:line="240" w:lineRule="auto"/>
            </w:pPr>
            <w:r>
              <w:rPr>
                <w:i/>
                <w:iCs/>
                <w:sz w:val="17"/>
              </w:rPr>
              <w:t>Range</w:t>
            </w:r>
          </w:p>
        </w:tc>
        <w:tc>
          <w:tcPr>
            <w:tcW w:w="1814" w:type="dxa"/>
            <w:tcMar>
              <w:top w:w="70" w:type="dxa"/>
              <w:left w:w="80" w:type="dxa"/>
              <w:bottom w:w="70" w:type="dxa"/>
              <w:right w:w="80" w:type="dxa"/>
            </w:tcMar>
            <w:vAlign w:val="center"/>
          </w:tcPr>
          <w:p w14:paraId="67D8DEA3" w14:textId="77777777" w:rsidR="005660AF" w:rsidRDefault="00000000">
            <w:pPr>
              <w:pStyle w:val="Compact"/>
              <w:spacing w:before="0" w:after="40" w:line="240" w:lineRule="auto"/>
              <w:jc w:val="center"/>
            </w:pPr>
            <w:r>
              <w:rPr>
                <w:i/>
                <w:iCs/>
                <w:sz w:val="17"/>
              </w:rPr>
              <w:t>58–60</w:t>
            </w:r>
          </w:p>
        </w:tc>
        <w:tc>
          <w:tcPr>
            <w:tcW w:w="1814" w:type="dxa"/>
            <w:tcMar>
              <w:top w:w="70" w:type="dxa"/>
              <w:left w:w="80" w:type="dxa"/>
              <w:bottom w:w="70" w:type="dxa"/>
              <w:right w:w="80" w:type="dxa"/>
            </w:tcMar>
            <w:vAlign w:val="center"/>
          </w:tcPr>
          <w:p w14:paraId="05E2118C" w14:textId="77777777" w:rsidR="005660AF" w:rsidRDefault="00000000">
            <w:pPr>
              <w:pStyle w:val="Compact"/>
              <w:spacing w:before="0" w:after="40" w:line="240" w:lineRule="auto"/>
              <w:jc w:val="center"/>
            </w:pPr>
            <w:r>
              <w:rPr>
                <w:i/>
                <w:iCs/>
                <w:sz w:val="17"/>
              </w:rPr>
              <w:t>1.1–1.2</w:t>
            </w:r>
          </w:p>
        </w:tc>
        <w:tc>
          <w:tcPr>
            <w:tcW w:w="1816" w:type="dxa"/>
            <w:tcMar>
              <w:top w:w="70" w:type="dxa"/>
              <w:left w:w="80" w:type="dxa"/>
              <w:bottom w:w="70" w:type="dxa"/>
              <w:right w:w="80" w:type="dxa"/>
            </w:tcMar>
            <w:vAlign w:val="center"/>
          </w:tcPr>
          <w:p w14:paraId="4CC7E4C7" w14:textId="77777777" w:rsidR="005660AF" w:rsidRDefault="00000000">
            <w:pPr>
              <w:pStyle w:val="Compact"/>
              <w:spacing w:before="0" w:after="40" w:line="240" w:lineRule="auto"/>
              <w:jc w:val="center"/>
            </w:pPr>
            <w:r>
              <w:rPr>
                <w:i/>
                <w:iCs/>
                <w:sz w:val="17"/>
              </w:rPr>
              <w:t>1.0–1.2</w:t>
            </w:r>
          </w:p>
        </w:tc>
      </w:tr>
      <w:tr w:rsidR="005660AF" w14:paraId="35BBD1C6" w14:textId="77777777" w:rsidTr="005660AF">
        <w:tc>
          <w:tcPr>
            <w:tcW w:w="1814" w:type="dxa"/>
            <w:tcMar>
              <w:top w:w="70" w:type="dxa"/>
              <w:left w:w="80" w:type="dxa"/>
              <w:bottom w:w="70" w:type="dxa"/>
              <w:right w:w="80" w:type="dxa"/>
            </w:tcMar>
            <w:vAlign w:val="center"/>
          </w:tcPr>
          <w:p w14:paraId="45805F9F" w14:textId="77777777" w:rsidR="005660AF" w:rsidRDefault="00000000">
            <w:pPr>
              <w:pStyle w:val="Compact"/>
              <w:spacing w:before="0" w:after="40" w:line="240" w:lineRule="auto"/>
            </w:pPr>
            <w:r>
              <w:rPr>
                <w:sz w:val="17"/>
              </w:rPr>
              <w:t>CI-Structured</w:t>
            </w:r>
          </w:p>
        </w:tc>
        <w:tc>
          <w:tcPr>
            <w:tcW w:w="1814" w:type="dxa"/>
            <w:tcMar>
              <w:top w:w="70" w:type="dxa"/>
              <w:left w:w="80" w:type="dxa"/>
              <w:bottom w:w="70" w:type="dxa"/>
              <w:right w:w="80" w:type="dxa"/>
            </w:tcMar>
            <w:vAlign w:val="center"/>
          </w:tcPr>
          <w:p w14:paraId="68E12DD4" w14:textId="77777777" w:rsidR="005660AF" w:rsidRDefault="00000000">
            <w:pPr>
              <w:pStyle w:val="Compact"/>
              <w:spacing w:before="0" w:after="40" w:line="240" w:lineRule="auto"/>
            </w:pPr>
            <w:r>
              <w:rPr>
                <w:sz w:val="17"/>
              </w:rPr>
              <w:t>Rep 1</w:t>
            </w:r>
          </w:p>
        </w:tc>
        <w:tc>
          <w:tcPr>
            <w:tcW w:w="1814" w:type="dxa"/>
            <w:tcMar>
              <w:top w:w="70" w:type="dxa"/>
              <w:left w:w="80" w:type="dxa"/>
              <w:bottom w:w="70" w:type="dxa"/>
              <w:right w:w="80" w:type="dxa"/>
            </w:tcMar>
            <w:vAlign w:val="center"/>
          </w:tcPr>
          <w:p w14:paraId="21A7FA68" w14:textId="77777777" w:rsidR="005660AF" w:rsidRDefault="00000000">
            <w:pPr>
              <w:pStyle w:val="Compact"/>
              <w:spacing w:before="0" w:after="40" w:line="240" w:lineRule="auto"/>
              <w:jc w:val="center"/>
            </w:pPr>
            <w:r>
              <w:rPr>
                <w:sz w:val="17"/>
              </w:rPr>
              <w:t>29%</w:t>
            </w:r>
          </w:p>
        </w:tc>
        <w:tc>
          <w:tcPr>
            <w:tcW w:w="1814" w:type="dxa"/>
            <w:tcMar>
              <w:top w:w="70" w:type="dxa"/>
              <w:left w:w="80" w:type="dxa"/>
              <w:bottom w:w="70" w:type="dxa"/>
              <w:right w:w="80" w:type="dxa"/>
            </w:tcMar>
            <w:vAlign w:val="center"/>
          </w:tcPr>
          <w:p w14:paraId="443E19D5" w14:textId="77777777" w:rsidR="005660AF" w:rsidRDefault="00000000">
            <w:pPr>
              <w:pStyle w:val="Compact"/>
              <w:spacing w:before="0" w:after="40" w:line="240" w:lineRule="auto"/>
              <w:jc w:val="center"/>
            </w:pPr>
            <w:r>
              <w:rPr>
                <w:sz w:val="17"/>
              </w:rPr>
              <w:t>0.4</w:t>
            </w:r>
          </w:p>
        </w:tc>
        <w:tc>
          <w:tcPr>
            <w:tcW w:w="1816" w:type="dxa"/>
            <w:tcMar>
              <w:top w:w="70" w:type="dxa"/>
              <w:left w:w="80" w:type="dxa"/>
              <w:bottom w:w="70" w:type="dxa"/>
              <w:right w:w="80" w:type="dxa"/>
            </w:tcMar>
            <w:vAlign w:val="center"/>
          </w:tcPr>
          <w:p w14:paraId="1D71E71C" w14:textId="77777777" w:rsidR="005660AF" w:rsidRDefault="00000000">
            <w:pPr>
              <w:pStyle w:val="Compact"/>
              <w:spacing w:before="0" w:after="40" w:line="240" w:lineRule="auto"/>
              <w:jc w:val="center"/>
            </w:pPr>
            <w:r>
              <w:rPr>
                <w:sz w:val="17"/>
              </w:rPr>
              <w:t>0.2</w:t>
            </w:r>
          </w:p>
        </w:tc>
      </w:tr>
      <w:tr w:rsidR="005660AF" w14:paraId="085F08F5" w14:textId="77777777" w:rsidTr="005660AF">
        <w:tc>
          <w:tcPr>
            <w:tcW w:w="1814" w:type="dxa"/>
            <w:tcMar>
              <w:top w:w="70" w:type="dxa"/>
              <w:left w:w="80" w:type="dxa"/>
              <w:bottom w:w="70" w:type="dxa"/>
              <w:right w:w="80" w:type="dxa"/>
            </w:tcMar>
            <w:vAlign w:val="center"/>
          </w:tcPr>
          <w:p w14:paraId="016B600A" w14:textId="77777777" w:rsidR="005660AF" w:rsidRDefault="005660AF">
            <w:pPr>
              <w:pStyle w:val="Compact"/>
              <w:spacing w:before="0" w:after="40" w:line="240" w:lineRule="auto"/>
            </w:pPr>
          </w:p>
        </w:tc>
        <w:tc>
          <w:tcPr>
            <w:tcW w:w="1814" w:type="dxa"/>
            <w:tcMar>
              <w:top w:w="70" w:type="dxa"/>
              <w:left w:w="80" w:type="dxa"/>
              <w:bottom w:w="70" w:type="dxa"/>
              <w:right w:w="80" w:type="dxa"/>
            </w:tcMar>
            <w:vAlign w:val="center"/>
          </w:tcPr>
          <w:p w14:paraId="0F502193" w14:textId="77777777" w:rsidR="005660AF" w:rsidRDefault="00000000">
            <w:pPr>
              <w:pStyle w:val="Compact"/>
              <w:spacing w:before="0" w:after="40" w:line="240" w:lineRule="auto"/>
            </w:pPr>
            <w:r>
              <w:rPr>
                <w:sz w:val="17"/>
              </w:rPr>
              <w:t>Rep 2</w:t>
            </w:r>
          </w:p>
        </w:tc>
        <w:tc>
          <w:tcPr>
            <w:tcW w:w="1814" w:type="dxa"/>
            <w:tcMar>
              <w:top w:w="70" w:type="dxa"/>
              <w:left w:w="80" w:type="dxa"/>
              <w:bottom w:w="70" w:type="dxa"/>
              <w:right w:w="80" w:type="dxa"/>
            </w:tcMar>
            <w:vAlign w:val="center"/>
          </w:tcPr>
          <w:p w14:paraId="1024B1E3" w14:textId="77777777" w:rsidR="005660AF" w:rsidRDefault="00000000">
            <w:pPr>
              <w:pStyle w:val="Compact"/>
              <w:spacing w:before="0" w:after="40" w:line="240" w:lineRule="auto"/>
              <w:jc w:val="center"/>
            </w:pPr>
            <w:r>
              <w:rPr>
                <w:sz w:val="17"/>
              </w:rPr>
              <w:t>33%</w:t>
            </w:r>
          </w:p>
        </w:tc>
        <w:tc>
          <w:tcPr>
            <w:tcW w:w="1814" w:type="dxa"/>
            <w:tcMar>
              <w:top w:w="70" w:type="dxa"/>
              <w:left w:w="80" w:type="dxa"/>
              <w:bottom w:w="70" w:type="dxa"/>
              <w:right w:w="80" w:type="dxa"/>
            </w:tcMar>
            <w:vAlign w:val="center"/>
          </w:tcPr>
          <w:p w14:paraId="6AC91A41" w14:textId="77777777" w:rsidR="005660AF" w:rsidRDefault="00000000">
            <w:pPr>
              <w:pStyle w:val="Compact"/>
              <w:spacing w:before="0" w:after="40" w:line="240" w:lineRule="auto"/>
              <w:jc w:val="center"/>
            </w:pPr>
            <w:r>
              <w:rPr>
                <w:sz w:val="17"/>
              </w:rPr>
              <w:t>0.5</w:t>
            </w:r>
          </w:p>
        </w:tc>
        <w:tc>
          <w:tcPr>
            <w:tcW w:w="1816" w:type="dxa"/>
            <w:tcMar>
              <w:top w:w="70" w:type="dxa"/>
              <w:left w:w="80" w:type="dxa"/>
              <w:bottom w:w="70" w:type="dxa"/>
              <w:right w:w="80" w:type="dxa"/>
            </w:tcMar>
            <w:vAlign w:val="center"/>
          </w:tcPr>
          <w:p w14:paraId="40012E6E" w14:textId="77777777" w:rsidR="005660AF" w:rsidRDefault="00000000">
            <w:pPr>
              <w:pStyle w:val="Compact"/>
              <w:spacing w:before="0" w:after="40" w:line="240" w:lineRule="auto"/>
              <w:jc w:val="center"/>
            </w:pPr>
            <w:r>
              <w:rPr>
                <w:sz w:val="17"/>
              </w:rPr>
              <w:t>0.9</w:t>
            </w:r>
          </w:p>
        </w:tc>
      </w:tr>
      <w:tr w:rsidR="005660AF" w14:paraId="6F1E3965" w14:textId="77777777" w:rsidTr="005660AF">
        <w:tc>
          <w:tcPr>
            <w:tcW w:w="1814" w:type="dxa"/>
            <w:tcMar>
              <w:top w:w="70" w:type="dxa"/>
              <w:left w:w="80" w:type="dxa"/>
              <w:bottom w:w="70" w:type="dxa"/>
              <w:right w:w="80" w:type="dxa"/>
            </w:tcMar>
            <w:vAlign w:val="center"/>
          </w:tcPr>
          <w:p w14:paraId="40E74E0F" w14:textId="77777777" w:rsidR="005660AF" w:rsidRDefault="005660AF">
            <w:pPr>
              <w:pStyle w:val="Compact"/>
              <w:spacing w:before="0" w:after="40" w:line="240" w:lineRule="auto"/>
            </w:pPr>
          </w:p>
        </w:tc>
        <w:tc>
          <w:tcPr>
            <w:tcW w:w="1814" w:type="dxa"/>
            <w:tcMar>
              <w:top w:w="70" w:type="dxa"/>
              <w:left w:w="80" w:type="dxa"/>
              <w:bottom w:w="70" w:type="dxa"/>
              <w:right w:w="80" w:type="dxa"/>
            </w:tcMar>
            <w:vAlign w:val="center"/>
          </w:tcPr>
          <w:p w14:paraId="04AA71FD" w14:textId="77777777" w:rsidR="005660AF" w:rsidRDefault="00000000">
            <w:pPr>
              <w:pStyle w:val="Compact"/>
              <w:spacing w:before="0" w:after="40" w:line="240" w:lineRule="auto"/>
            </w:pPr>
            <w:r>
              <w:rPr>
                <w:sz w:val="17"/>
              </w:rPr>
              <w:t>Rep 3</w:t>
            </w:r>
          </w:p>
        </w:tc>
        <w:tc>
          <w:tcPr>
            <w:tcW w:w="1814" w:type="dxa"/>
            <w:tcMar>
              <w:top w:w="70" w:type="dxa"/>
              <w:left w:w="80" w:type="dxa"/>
              <w:bottom w:w="70" w:type="dxa"/>
              <w:right w:w="80" w:type="dxa"/>
            </w:tcMar>
            <w:vAlign w:val="center"/>
          </w:tcPr>
          <w:p w14:paraId="19E3B6E7" w14:textId="77777777" w:rsidR="005660AF" w:rsidRDefault="00663E8C">
            <w:pPr>
              <w:pStyle w:val="Compact"/>
              <w:spacing w:before="0" w:after="40" w:line="240" w:lineRule="auto"/>
              <w:jc w:val="center"/>
            </w:pPr>
            <w:r>
              <w:rPr>
                <w:sz w:val="17"/>
              </w:rPr>
              <w:t>40%</w:t>
            </w:r>
          </w:p>
        </w:tc>
        <w:tc>
          <w:tcPr>
            <w:tcW w:w="1814" w:type="dxa"/>
            <w:tcMar>
              <w:top w:w="70" w:type="dxa"/>
              <w:left w:w="80" w:type="dxa"/>
              <w:bottom w:w="70" w:type="dxa"/>
              <w:right w:w="80" w:type="dxa"/>
            </w:tcMar>
            <w:vAlign w:val="center"/>
          </w:tcPr>
          <w:p w14:paraId="4FEC740A" w14:textId="77777777" w:rsidR="005660AF" w:rsidRDefault="00000000">
            <w:pPr>
              <w:pStyle w:val="Compact"/>
              <w:spacing w:before="0" w:after="40" w:line="240" w:lineRule="auto"/>
              <w:jc w:val="center"/>
            </w:pPr>
            <w:r>
              <w:rPr>
                <w:sz w:val="17"/>
              </w:rPr>
              <w:t>0.5</w:t>
            </w:r>
          </w:p>
        </w:tc>
        <w:tc>
          <w:tcPr>
            <w:tcW w:w="1816" w:type="dxa"/>
            <w:tcMar>
              <w:top w:w="70" w:type="dxa"/>
              <w:left w:w="80" w:type="dxa"/>
              <w:bottom w:w="70" w:type="dxa"/>
              <w:right w:w="80" w:type="dxa"/>
            </w:tcMar>
            <w:vAlign w:val="center"/>
          </w:tcPr>
          <w:p w14:paraId="3D2C7F58" w14:textId="77777777" w:rsidR="005660AF" w:rsidRDefault="00000000">
            <w:pPr>
              <w:pStyle w:val="Compact"/>
              <w:spacing w:before="0" w:after="40" w:line="240" w:lineRule="auto"/>
              <w:jc w:val="center"/>
            </w:pPr>
            <w:r>
              <w:rPr>
                <w:sz w:val="17"/>
              </w:rPr>
              <w:t>0.4</w:t>
            </w:r>
          </w:p>
        </w:tc>
      </w:tr>
      <w:tr w:rsidR="005660AF" w14:paraId="0EA3029E" w14:textId="77777777" w:rsidTr="005660AF">
        <w:tc>
          <w:tcPr>
            <w:tcW w:w="1814" w:type="dxa"/>
            <w:tcMar>
              <w:top w:w="70" w:type="dxa"/>
              <w:left w:w="80" w:type="dxa"/>
              <w:bottom w:w="70" w:type="dxa"/>
              <w:right w:w="80" w:type="dxa"/>
            </w:tcMar>
            <w:vAlign w:val="center"/>
          </w:tcPr>
          <w:p w14:paraId="758CBD24" w14:textId="77777777" w:rsidR="005660AF" w:rsidRDefault="005660AF">
            <w:pPr>
              <w:pStyle w:val="Compact"/>
              <w:spacing w:before="0" w:after="40" w:line="240" w:lineRule="auto"/>
            </w:pPr>
          </w:p>
        </w:tc>
        <w:tc>
          <w:tcPr>
            <w:tcW w:w="1814" w:type="dxa"/>
            <w:tcMar>
              <w:top w:w="70" w:type="dxa"/>
              <w:left w:w="80" w:type="dxa"/>
              <w:bottom w:w="70" w:type="dxa"/>
              <w:right w:w="80" w:type="dxa"/>
            </w:tcMar>
            <w:vAlign w:val="center"/>
          </w:tcPr>
          <w:p w14:paraId="33410C09" w14:textId="77777777" w:rsidR="005660AF" w:rsidRDefault="00000000">
            <w:pPr>
              <w:pStyle w:val="Compact"/>
              <w:spacing w:before="0" w:after="40" w:line="240" w:lineRule="auto"/>
            </w:pPr>
            <w:r>
              <w:rPr>
                <w:i/>
                <w:iCs/>
                <w:sz w:val="17"/>
              </w:rPr>
              <w:t>Mean (SD)</w:t>
            </w:r>
          </w:p>
        </w:tc>
        <w:tc>
          <w:tcPr>
            <w:tcW w:w="1814" w:type="dxa"/>
            <w:tcMar>
              <w:top w:w="70" w:type="dxa"/>
              <w:left w:w="80" w:type="dxa"/>
              <w:bottom w:w="70" w:type="dxa"/>
              <w:right w:w="80" w:type="dxa"/>
            </w:tcMar>
            <w:vAlign w:val="center"/>
          </w:tcPr>
          <w:p w14:paraId="617775C8" w14:textId="4B8239E0" w:rsidR="005660AF" w:rsidRDefault="00000000">
            <w:pPr>
              <w:pStyle w:val="Compact"/>
              <w:spacing w:before="0" w:after="40" w:line="240" w:lineRule="auto"/>
              <w:jc w:val="center"/>
            </w:pPr>
            <w:r>
              <w:rPr>
                <w:i/>
                <w:iCs/>
                <w:sz w:val="17"/>
              </w:rPr>
              <w:t>34% (5.2)</w:t>
            </w:r>
          </w:p>
        </w:tc>
        <w:tc>
          <w:tcPr>
            <w:tcW w:w="1814" w:type="dxa"/>
            <w:tcMar>
              <w:top w:w="70" w:type="dxa"/>
              <w:left w:w="80" w:type="dxa"/>
              <w:bottom w:w="70" w:type="dxa"/>
              <w:right w:w="80" w:type="dxa"/>
            </w:tcMar>
            <w:vAlign w:val="center"/>
          </w:tcPr>
          <w:p w14:paraId="3EEE628E" w14:textId="77777777" w:rsidR="005660AF" w:rsidRDefault="00000000">
            <w:pPr>
              <w:pStyle w:val="Compact"/>
              <w:spacing w:before="0" w:after="40" w:line="240" w:lineRule="auto"/>
              <w:jc w:val="center"/>
            </w:pPr>
            <w:r>
              <w:rPr>
                <w:i/>
                <w:iCs/>
                <w:sz w:val="17"/>
              </w:rPr>
              <w:t>0.45</w:t>
            </w:r>
          </w:p>
        </w:tc>
        <w:tc>
          <w:tcPr>
            <w:tcW w:w="1816" w:type="dxa"/>
            <w:tcMar>
              <w:top w:w="70" w:type="dxa"/>
              <w:left w:w="80" w:type="dxa"/>
              <w:bottom w:w="70" w:type="dxa"/>
              <w:right w:w="80" w:type="dxa"/>
            </w:tcMar>
            <w:vAlign w:val="center"/>
          </w:tcPr>
          <w:p w14:paraId="5A47C6D0" w14:textId="77777777" w:rsidR="005660AF" w:rsidRDefault="00000000">
            <w:pPr>
              <w:pStyle w:val="Compact"/>
              <w:spacing w:before="0" w:after="40" w:line="240" w:lineRule="auto"/>
              <w:jc w:val="center"/>
            </w:pPr>
            <w:r>
              <w:rPr>
                <w:i/>
                <w:iCs/>
                <w:sz w:val="17"/>
              </w:rPr>
              <w:t>0.50</w:t>
            </w:r>
          </w:p>
        </w:tc>
      </w:tr>
      <w:tr w:rsidR="005660AF" w14:paraId="2177DCA9" w14:textId="77777777" w:rsidTr="005660AF">
        <w:tc>
          <w:tcPr>
            <w:tcW w:w="1814" w:type="dxa"/>
            <w:tcMar>
              <w:top w:w="70" w:type="dxa"/>
              <w:left w:w="80" w:type="dxa"/>
              <w:bottom w:w="70" w:type="dxa"/>
              <w:right w:w="80" w:type="dxa"/>
            </w:tcMar>
            <w:vAlign w:val="center"/>
          </w:tcPr>
          <w:p w14:paraId="1EA80DD7" w14:textId="77777777" w:rsidR="005660AF" w:rsidRDefault="005660AF">
            <w:pPr>
              <w:pStyle w:val="Compact"/>
              <w:spacing w:before="0" w:after="40" w:line="240" w:lineRule="auto"/>
            </w:pPr>
          </w:p>
        </w:tc>
        <w:tc>
          <w:tcPr>
            <w:tcW w:w="1814" w:type="dxa"/>
            <w:tcMar>
              <w:top w:w="70" w:type="dxa"/>
              <w:left w:w="80" w:type="dxa"/>
              <w:bottom w:w="70" w:type="dxa"/>
              <w:right w:w="80" w:type="dxa"/>
            </w:tcMar>
            <w:vAlign w:val="center"/>
          </w:tcPr>
          <w:p w14:paraId="3027AB8D" w14:textId="77777777" w:rsidR="005660AF" w:rsidRDefault="00000000">
            <w:pPr>
              <w:pStyle w:val="Compact"/>
              <w:spacing w:before="0" w:after="40" w:line="240" w:lineRule="auto"/>
            </w:pPr>
            <w:r>
              <w:rPr>
                <w:i/>
                <w:iCs/>
                <w:sz w:val="17"/>
              </w:rPr>
              <w:t>Range</w:t>
            </w:r>
          </w:p>
        </w:tc>
        <w:tc>
          <w:tcPr>
            <w:tcW w:w="1814" w:type="dxa"/>
            <w:tcMar>
              <w:top w:w="70" w:type="dxa"/>
              <w:left w:w="80" w:type="dxa"/>
              <w:bottom w:w="70" w:type="dxa"/>
              <w:right w:w="80" w:type="dxa"/>
            </w:tcMar>
            <w:vAlign w:val="center"/>
          </w:tcPr>
          <w:p w14:paraId="7CED0DC5" w14:textId="77777777" w:rsidR="005660AF" w:rsidRDefault="00000000">
            <w:pPr>
              <w:pStyle w:val="Compact"/>
              <w:spacing w:before="0" w:after="40" w:line="240" w:lineRule="auto"/>
              <w:jc w:val="center"/>
            </w:pPr>
            <w:r>
              <w:rPr>
                <w:i/>
                <w:iCs/>
                <w:sz w:val="17"/>
              </w:rPr>
              <w:t>29–</w:t>
            </w:r>
            <w:r w:rsidR="00663E8C">
              <w:rPr>
                <w:i/>
                <w:iCs/>
                <w:sz w:val="17"/>
              </w:rPr>
              <w:t>40</w:t>
            </w:r>
          </w:p>
        </w:tc>
        <w:tc>
          <w:tcPr>
            <w:tcW w:w="1814" w:type="dxa"/>
            <w:tcMar>
              <w:top w:w="70" w:type="dxa"/>
              <w:left w:w="80" w:type="dxa"/>
              <w:bottom w:w="70" w:type="dxa"/>
              <w:right w:w="80" w:type="dxa"/>
            </w:tcMar>
            <w:vAlign w:val="center"/>
          </w:tcPr>
          <w:p w14:paraId="2D363EB2" w14:textId="77777777" w:rsidR="005660AF" w:rsidRDefault="00000000">
            <w:pPr>
              <w:pStyle w:val="Compact"/>
              <w:spacing w:before="0" w:after="40" w:line="240" w:lineRule="auto"/>
              <w:jc w:val="center"/>
            </w:pPr>
            <w:r>
              <w:rPr>
                <w:i/>
                <w:iCs/>
                <w:sz w:val="17"/>
              </w:rPr>
              <w:t>0.4–0.5</w:t>
            </w:r>
          </w:p>
        </w:tc>
        <w:tc>
          <w:tcPr>
            <w:tcW w:w="1816" w:type="dxa"/>
            <w:tcMar>
              <w:top w:w="70" w:type="dxa"/>
              <w:left w:w="80" w:type="dxa"/>
              <w:bottom w:w="70" w:type="dxa"/>
              <w:right w:w="80" w:type="dxa"/>
            </w:tcMar>
            <w:vAlign w:val="center"/>
          </w:tcPr>
          <w:p w14:paraId="150FFD5F" w14:textId="77777777" w:rsidR="005660AF" w:rsidRDefault="00000000">
            <w:pPr>
              <w:pStyle w:val="Compact"/>
              <w:spacing w:before="0" w:after="40" w:line="240" w:lineRule="auto"/>
              <w:jc w:val="center"/>
            </w:pPr>
            <w:r>
              <w:rPr>
                <w:i/>
                <w:iCs/>
                <w:sz w:val="17"/>
              </w:rPr>
              <w:t>0.2–0.9</w:t>
            </w:r>
          </w:p>
        </w:tc>
      </w:tr>
    </w:tbl>
    <w:p w14:paraId="0E590D40" w14:textId="77777777" w:rsidR="00663E8C" w:rsidRDefault="00663E8C" w:rsidP="00424646">
      <w:pPr>
        <w:pStyle w:val="BodyText"/>
        <w:rPr>
          <w:b/>
        </w:rPr>
      </w:pPr>
      <w:bookmarkStart w:id="47" w:name="detection-rates-by-problem-type"/>
      <w:bookmarkEnd w:id="45"/>
      <w:r w:rsidRPr="00663E8C">
        <w:t xml:space="preserve">There is notable variation between runs, particularly for CI-List, whose detection rate ranges from 65% to 79% (mean = 70%; SD = 7.9 percentage points). CI-Open is considerably more stable (SD = 1.2 pp), although its overall detection rate is lower, while CI-Structured performs poorly in all three runs. Despite this variation, </w:t>
      </w:r>
      <w:r w:rsidR="001D5431">
        <w:t xml:space="preserve">then, </w:t>
      </w:r>
      <w:r w:rsidRPr="00663E8C">
        <w:t>the rank ordering of the three cognitive-testing configurations is preserved across the replicates: CI-List consistently performs best, followed by CI-Open and then CI-Structured. Counts of unmatched findings are more stable across runs than detection rates for all three configurations.</w:t>
      </w:r>
    </w:p>
    <w:p w14:paraId="095DF92A" w14:textId="77777777" w:rsidR="005660AF" w:rsidRPr="00663E8C" w:rsidRDefault="00000000">
      <w:pPr>
        <w:pStyle w:val="Heading2"/>
        <w:rPr>
          <w:rFonts w:ascii="Times New Roman" w:hAnsi="Times New Roman" w:cs="Times New Roman"/>
        </w:rPr>
      </w:pPr>
      <w:r w:rsidRPr="00663E8C">
        <w:rPr>
          <w:rFonts w:ascii="Times New Roman" w:hAnsi="Times New Roman" w:cs="Times New Roman"/>
        </w:rPr>
        <w:t>Detection rates by problem type</w:t>
      </w:r>
    </w:p>
    <w:p w14:paraId="752C7A79" w14:textId="5E00E291" w:rsidR="005660AF" w:rsidRDefault="00000000">
      <w:pPr>
        <w:pStyle w:val="FirstParagraph"/>
      </w:pPr>
      <w:r>
        <w:t>Table </w:t>
      </w:r>
      <w:hyperlink w:anchor="tab:bytype">
        <w:r w:rsidR="005660AF">
          <w:rPr>
            <w:rStyle w:val="Hyperlink"/>
          </w:rPr>
          <w:t>4</w:t>
        </w:r>
      </w:hyperlink>
      <w:r>
        <w:t xml:space="preserve"> shows that detection varies substantially</w:t>
      </w:r>
      <w:r w:rsidR="001D5431">
        <w:t xml:space="preserve"> across problem type</w:t>
      </w:r>
      <w:r>
        <w:t xml:space="preserve">, and different configurations have distinctive profiles. Double-barrelled </w:t>
      </w:r>
      <w:r w:rsidR="001D5431">
        <w:t>questions</w:t>
      </w:r>
      <w:r>
        <w:t xml:space="preserve"> are detected by all configurations except CI-Structured (67%), presumably because asking about two things at once is salient and well known</w:t>
      </w:r>
      <w:r w:rsidR="001D5431">
        <w:t xml:space="preserve"> as a </w:t>
      </w:r>
      <w:r w:rsidR="00AF069C">
        <w:t>question problem</w:t>
      </w:r>
      <w:r>
        <w:t xml:space="preserve">. Presupposition detection varies markedly across configurations: ER-Checklist </w:t>
      </w:r>
      <w:r w:rsidR="00AF069C">
        <w:t>detects</w:t>
      </w:r>
      <w:r>
        <w:t xml:space="preserve"> 89%, likely because its checklist explicitly names presupposition as a category, while ER-Restrained manages only 11%.</w:t>
      </w:r>
    </w:p>
    <w:p w14:paraId="46637954" w14:textId="77777777" w:rsidR="00AF069C" w:rsidRDefault="00AF069C">
      <w:pPr>
        <w:pStyle w:val="BodyText"/>
      </w:pPr>
      <w:r w:rsidRPr="00AF069C">
        <w:t xml:space="preserve">A notable contrast concerns response-mapping problems, which arise when respondents cannot adequately express their intended answer using the available response options. CI-List detects 71% of these problems, CI-Open 57%, and CI-Structured 43%, compared with 43% for ER-Checklist, 29% for ER-Open, and 0% for ER-Restrained. This difference is theoretically relevant because the cognitive-testing configurations require a synthetic respondent to select and discuss an answer, thereby directly engaging in the response-mapping process. Expert-review configurations instead assess the question and its response options from an external reviewer perspective. This </w:t>
      </w:r>
      <w:r w:rsidR="00073E74">
        <w:t>suggests that</w:t>
      </w:r>
      <w:r w:rsidRPr="00AF069C">
        <w:t xml:space="preserve"> response-mapping difficulties </w:t>
      </w:r>
      <w:r w:rsidR="00073E74">
        <w:t xml:space="preserve">are </w:t>
      </w:r>
      <w:r w:rsidRPr="00AF069C">
        <w:t>more salient in cognitive testing</w:t>
      </w:r>
      <w:r w:rsidR="00073E74">
        <w:t xml:space="preserve"> due to the ‘perspective’ the LLM is prompted to take</w:t>
      </w:r>
      <w:r w:rsidRPr="00AF069C">
        <w:t>. However, the pipelines also differ in their prompts, processing stages, number of calls, and use of backstories, so the design cannot</w:t>
      </w:r>
      <w:r w:rsidR="00073E74">
        <w:t xml:space="preserve"> cleanly</w:t>
      </w:r>
      <w:r w:rsidRPr="00AF069C">
        <w:t xml:space="preserve"> isolate the effect of evaluation perspective.</w:t>
      </w:r>
    </w:p>
    <w:p w14:paraId="713271A4" w14:textId="77777777" w:rsidR="005660AF" w:rsidRDefault="00000000">
      <w:pPr>
        <w:pStyle w:val="BodyText"/>
      </w:pPr>
      <w:r>
        <w:t>Leading and loaded framing shows a large gap between configurations with and without explicit type cues. CI-Open detects only 40%, while CI-List reaches 100% and ER-Checklist 80%. Certain problem types, particularly presupposition and leading framing, are rarely identified without explicit prompting or taxonomic guidance.</w:t>
      </w:r>
    </w:p>
    <w:p w14:paraId="373E9086" w14:textId="722C307A" w:rsidR="005660AF" w:rsidRDefault="00000000">
      <w:pPr>
        <w:pStyle w:val="BodyText"/>
      </w:pPr>
      <w:r>
        <w:t xml:space="preserve">There is a moderate positive association between mean detection across the six configurations and pooled mean severity across the eight problem types (Spearman </w:t>
      </w:r>
      <m:oMath>
        <m:r>
          <w:rPr>
            <w:rFonts w:ascii="Cambria Math" w:hAnsi="Cambria Math"/>
          </w:rPr>
          <m:t>ρ</m:t>
        </m:r>
      </m:oMath>
      <w:r>
        <w:t xml:space="preserve"> = 0.45), such that problem </w:t>
      </w:r>
      <w:r>
        <w:lastRenderedPageBreak/>
        <w:t xml:space="preserve">types that the pipeline detects more frequently also tend to receive higher severity ratings, with double-barrelled problems at one extreme and response-mapping at the other. This </w:t>
      </w:r>
      <w:r w:rsidR="00073E74">
        <w:t>may</w:t>
      </w:r>
      <w:r>
        <w:t xml:space="preserve"> </w:t>
      </w:r>
      <w:r w:rsidR="00073E74">
        <w:t>be because</w:t>
      </w:r>
      <w:r>
        <w:t xml:space="preserve"> genuinely severe problems are more salient and therefore easier to detect. Alternatively, problems detected by more respondents accumulate stronger evidence, which may inflate the synthesised severity rating. A different research design would be needed to disentangle these possibilities.</w:t>
      </w:r>
    </w:p>
    <w:p w14:paraId="763B2664" w14:textId="77777777" w:rsidR="005660AF" w:rsidRDefault="00000000">
      <w:pPr>
        <w:pStyle w:val="BodyText"/>
      </w:pPr>
      <w:r>
        <w:t>The confidence ratings elicited from synthetic respondents in the cognitive testing configurations provide another potential diagnostic signal. Across all three CI configurations, synthetic respondents report</w:t>
      </w:r>
      <w:r w:rsidR="00073E74">
        <w:t>ed</w:t>
      </w:r>
      <w:r>
        <w:t xml:space="preserve"> consistently lower confidence on flawed questions than on ESS controls (Table </w:t>
      </w:r>
      <w:hyperlink w:anchor="tab:overall">
        <w:r w:rsidR="005660AF">
          <w:rPr>
            <w:rStyle w:val="Hyperlink"/>
          </w:rPr>
          <w:t>2</w:t>
        </w:r>
      </w:hyperlink>
      <w:r>
        <w:t>): CI-List 4.</w:t>
      </w:r>
      <w:r w:rsidR="00073E74">
        <w:t>1</w:t>
      </w:r>
      <w:r>
        <w:t xml:space="preserve"> versus 4.4, CI-Open 4.2 versus 4.4, CI-Structured 4.</w:t>
      </w:r>
      <w:r w:rsidR="00073E74">
        <w:t>3</w:t>
      </w:r>
      <w:r>
        <w:t xml:space="preserve"> versus 4.4. The direction of the difference is consistent, though the gap is modest in absolute terms. At the problem-type level (Table </w:t>
      </w:r>
      <w:hyperlink w:anchor="tab:bytype">
        <w:r w:rsidR="005660AF">
          <w:rPr>
            <w:rStyle w:val="Hyperlink"/>
          </w:rPr>
          <w:t>4</w:t>
        </w:r>
      </w:hyperlink>
      <w:r>
        <w:t>), the pattern is more differentiated. Problem types that create difficulty for the</w:t>
      </w:r>
      <w:r w:rsidR="00073E74">
        <w:t xml:space="preserve"> synthetic</w:t>
      </w:r>
      <w:r>
        <w:t xml:space="preserve"> respondent produce lower confidence</w:t>
      </w:r>
      <w:r w:rsidR="00073E74">
        <w:t xml:space="preserve"> ratings</w:t>
      </w:r>
      <w:r>
        <w:t xml:space="preserve">. Leading/loaded framing (3.8) and presupposition (3.9) both fall well below the ESS baseline. </w:t>
      </w:r>
      <w:del w:id="48" w:author="Thomas Robinson" w:date="2026-09-11T17:29:00Z">
        <w:r>
          <w:delText>At the question level</w:delText>
        </w:r>
      </w:del>
      <w:ins w:id="49" w:author="Thomas Robinson" w:date="2026-09-11T17:29:00Z">
        <w:r>
          <w:t>Within CI-List</w:t>
        </w:r>
      </w:ins>
      <w:r>
        <w:t>, F14 (childcare satisfaction, which presupposes need for childcare) averages 2.1, and F4 (immigration attitudes, with leading preamble and complex syntax) averages 3.</w:t>
      </w:r>
      <w:r w:rsidR="00073E74">
        <w:t>4</w:t>
      </w:r>
      <w:r>
        <w:t>. By contrast, problem types that affect data quality without the respondent noticing produce near-</w:t>
      </w:r>
      <w:r w:rsidR="00073E74">
        <w:t>maximum</w:t>
      </w:r>
      <w:r>
        <w:t xml:space="preserve"> confidence: vague/ambiguous wording (4.</w:t>
      </w:r>
      <w:r w:rsidR="00073E74">
        <w:t>4</w:t>
      </w:r>
      <w:r>
        <w:t xml:space="preserve">), retrieval/recall (4.3), and response-mapping (4.3) all fall close to the ESS control mean. </w:t>
      </w:r>
      <w:r w:rsidR="00073E74" w:rsidRPr="00073E74">
        <w:t>Confidence ratings therefore appear more sensitive to problems that produce explicit signs of difficulty in synthetic-respondent outputs than to problems that may compromise data quality without affecting the reported confidence score</w:t>
      </w:r>
      <w:r>
        <w:t>.</w:t>
      </w:r>
    </w:p>
    <w:p w14:paraId="563CAFA1" w14:textId="774A01D8" w:rsidR="005660AF" w:rsidRDefault="00000000">
      <w:pPr>
        <w:pStyle w:val="TableCaption"/>
      </w:pPr>
      <w:bookmarkStart w:id="50" w:name="tab:bytype"/>
      <w:r>
        <w:t xml:space="preserve">Table </w:t>
      </w:r>
      <w:fldSimple w:instr=" SEQ Table \* ARABIC ">
        <w:r w:rsidR="005660AF">
          <w:t>4</w:t>
        </w:r>
      </w:fldSimple>
      <w:r>
        <w:t xml:space="preserve">. Detection rate (%) and mean LLM-assigned severity (1–10) by problem type across six configurations on GPT-4o (dual-judge matching with adjudication). Severity is pooled across all configurations for matched true positives. </w:t>
      </w:r>
      <w:del w:id="51" w:author="Thomas Robinson" w:date="2026-09-11T17:29:00Z">
        <w:r>
          <w:delText>Confidence is the mean respondent rating (1–5) pooled across CI configurations only.</w:delText>
        </w:r>
      </w:del>
      <w:ins w:id="52" w:author="Thomas Robinson" w:date="2026-09-11T17:29:00Z">
        <w:r>
          <w:t>Confidence is the mean respondent rating (1–5) for question–configuration instances in which that problem type was detected, pooled across CI configurations.</w:t>
        </w:r>
      </w:ins>
    </w:p>
    <w:tbl>
      <w:tblPr>
        <w:tblStyle w:val="Table"/>
        <w:tblW w:w="9214" w:type="dxa"/>
        <w:tblInd w:w="8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020" w:firstRow="1" w:lastRow="0" w:firstColumn="0" w:lastColumn="0" w:noHBand="0" w:noVBand="0"/>
      </w:tblPr>
      <w:tblGrid>
        <w:gridCol w:w="1418"/>
        <w:gridCol w:w="444"/>
        <w:gridCol w:w="901"/>
        <w:gridCol w:w="901"/>
        <w:gridCol w:w="901"/>
        <w:gridCol w:w="901"/>
        <w:gridCol w:w="901"/>
        <w:gridCol w:w="901"/>
        <w:gridCol w:w="901"/>
        <w:gridCol w:w="1045"/>
      </w:tblGrid>
      <w:tr w:rsidR="005660AF" w14:paraId="7871432B" w14:textId="77777777" w:rsidTr="00AF069C">
        <w:trPr>
          <w:cnfStyle w:val="100000000000" w:firstRow="1" w:lastRow="0" w:firstColumn="0" w:lastColumn="0" w:oddVBand="0" w:evenVBand="0" w:oddHBand="0" w:evenHBand="0" w:firstRowFirstColumn="0" w:firstRowLastColumn="0" w:lastRowFirstColumn="0" w:lastRowLastColumn="0"/>
          <w:tblHeader/>
        </w:trPr>
        <w:tc>
          <w:tcPr>
            <w:tcW w:w="1418" w:type="dxa"/>
            <w:shd w:val="clear" w:color="auto" w:fill="E7E6E6"/>
            <w:tcMar>
              <w:top w:w="70" w:type="dxa"/>
              <w:left w:w="80" w:type="dxa"/>
              <w:bottom w:w="70" w:type="dxa"/>
              <w:right w:w="80" w:type="dxa"/>
            </w:tcMar>
            <w:vAlign w:val="center"/>
          </w:tcPr>
          <w:p w14:paraId="712AA381" w14:textId="77777777" w:rsidR="005660AF" w:rsidRDefault="005660AF">
            <w:pPr>
              <w:pStyle w:val="Compact"/>
              <w:spacing w:before="0" w:after="40" w:line="240" w:lineRule="auto"/>
            </w:pPr>
          </w:p>
        </w:tc>
        <w:tc>
          <w:tcPr>
            <w:tcW w:w="444" w:type="dxa"/>
            <w:shd w:val="clear" w:color="auto" w:fill="E7E6E6"/>
            <w:tcMar>
              <w:top w:w="70" w:type="dxa"/>
              <w:left w:w="80" w:type="dxa"/>
              <w:bottom w:w="70" w:type="dxa"/>
              <w:right w:w="80" w:type="dxa"/>
            </w:tcMar>
            <w:vAlign w:val="center"/>
          </w:tcPr>
          <w:p w14:paraId="0BCF7AE9" w14:textId="77777777" w:rsidR="005660AF" w:rsidRDefault="005660AF">
            <w:pPr>
              <w:pStyle w:val="Compact"/>
              <w:spacing w:before="0" w:after="40" w:line="240" w:lineRule="auto"/>
            </w:pPr>
          </w:p>
        </w:tc>
        <w:tc>
          <w:tcPr>
            <w:tcW w:w="2703" w:type="dxa"/>
            <w:gridSpan w:val="3"/>
            <w:shd w:val="clear" w:color="auto" w:fill="E7E6E6"/>
            <w:tcMar>
              <w:top w:w="70" w:type="dxa"/>
              <w:left w:w="80" w:type="dxa"/>
              <w:bottom w:w="70" w:type="dxa"/>
              <w:right w:w="80" w:type="dxa"/>
            </w:tcMar>
            <w:vAlign w:val="center"/>
          </w:tcPr>
          <w:p w14:paraId="31AAF777" w14:textId="77777777" w:rsidR="005660AF" w:rsidRDefault="00000000">
            <w:pPr>
              <w:pStyle w:val="Compact"/>
              <w:spacing w:before="0" w:after="40" w:line="240" w:lineRule="auto"/>
              <w:jc w:val="center"/>
            </w:pPr>
            <w:r>
              <w:rPr>
                <w:b/>
                <w:sz w:val="17"/>
              </w:rPr>
              <w:t>Cognitive testing</w:t>
            </w:r>
          </w:p>
        </w:tc>
        <w:tc>
          <w:tcPr>
            <w:tcW w:w="2703" w:type="dxa"/>
            <w:gridSpan w:val="3"/>
            <w:shd w:val="clear" w:color="auto" w:fill="E7E6E6"/>
            <w:tcMar>
              <w:top w:w="70" w:type="dxa"/>
              <w:left w:w="80" w:type="dxa"/>
              <w:bottom w:w="70" w:type="dxa"/>
              <w:right w:w="80" w:type="dxa"/>
            </w:tcMar>
            <w:vAlign w:val="center"/>
          </w:tcPr>
          <w:p w14:paraId="06E45A43" w14:textId="77777777" w:rsidR="005660AF" w:rsidRDefault="00000000">
            <w:pPr>
              <w:pStyle w:val="Compact"/>
              <w:spacing w:before="0" w:after="40" w:line="240" w:lineRule="auto"/>
              <w:jc w:val="center"/>
            </w:pPr>
            <w:r>
              <w:rPr>
                <w:b/>
                <w:sz w:val="17"/>
              </w:rPr>
              <w:t>Expert review</w:t>
            </w:r>
          </w:p>
        </w:tc>
        <w:tc>
          <w:tcPr>
            <w:tcW w:w="901" w:type="dxa"/>
            <w:shd w:val="clear" w:color="auto" w:fill="E7E6E6"/>
            <w:tcMar>
              <w:top w:w="70" w:type="dxa"/>
              <w:left w:w="80" w:type="dxa"/>
              <w:bottom w:w="70" w:type="dxa"/>
              <w:right w:w="80" w:type="dxa"/>
            </w:tcMar>
            <w:vAlign w:val="center"/>
          </w:tcPr>
          <w:p w14:paraId="01678181" w14:textId="77777777" w:rsidR="005660AF" w:rsidRDefault="005660AF">
            <w:pPr>
              <w:pStyle w:val="Compact"/>
              <w:spacing w:before="0" w:after="40" w:line="240" w:lineRule="auto"/>
            </w:pPr>
          </w:p>
        </w:tc>
        <w:tc>
          <w:tcPr>
            <w:tcW w:w="1045" w:type="dxa"/>
            <w:shd w:val="clear" w:color="auto" w:fill="E7E6E6"/>
            <w:tcMar>
              <w:top w:w="70" w:type="dxa"/>
              <w:left w:w="80" w:type="dxa"/>
              <w:bottom w:w="70" w:type="dxa"/>
              <w:right w:w="80" w:type="dxa"/>
            </w:tcMar>
            <w:vAlign w:val="center"/>
          </w:tcPr>
          <w:p w14:paraId="7ADFD813" w14:textId="77777777" w:rsidR="005660AF" w:rsidRDefault="005660AF">
            <w:pPr>
              <w:pStyle w:val="Compact"/>
              <w:spacing w:before="0" w:after="40" w:line="240" w:lineRule="auto"/>
            </w:pPr>
          </w:p>
        </w:tc>
      </w:tr>
      <w:tr w:rsidR="005660AF" w14:paraId="01C61E08" w14:textId="77777777" w:rsidTr="00AF069C">
        <w:tc>
          <w:tcPr>
            <w:tcW w:w="1418" w:type="dxa"/>
            <w:tcMar>
              <w:top w:w="70" w:type="dxa"/>
              <w:left w:w="80" w:type="dxa"/>
              <w:bottom w:w="70" w:type="dxa"/>
              <w:right w:w="80" w:type="dxa"/>
            </w:tcMar>
            <w:vAlign w:val="center"/>
          </w:tcPr>
          <w:p w14:paraId="2C2AAE00" w14:textId="77777777" w:rsidR="005660AF" w:rsidRDefault="00000000">
            <w:pPr>
              <w:spacing w:after="40" w:line="240" w:lineRule="auto"/>
            </w:pPr>
            <w:r>
              <w:rPr>
                <w:sz w:val="17"/>
              </w:rPr>
              <w:t>Problem type</w:t>
            </w:r>
          </w:p>
        </w:tc>
        <w:tc>
          <w:tcPr>
            <w:tcW w:w="444" w:type="dxa"/>
            <w:tcMar>
              <w:top w:w="70" w:type="dxa"/>
              <w:left w:w="80" w:type="dxa"/>
              <w:bottom w:w="70" w:type="dxa"/>
              <w:right w:w="80" w:type="dxa"/>
            </w:tcMar>
            <w:vAlign w:val="center"/>
          </w:tcPr>
          <w:p w14:paraId="7C6206B2" w14:textId="77777777" w:rsidR="005660AF" w:rsidRDefault="00000000">
            <w:pPr>
              <w:pStyle w:val="Compact"/>
              <w:spacing w:before="0" w:after="40" w:line="240" w:lineRule="auto"/>
              <w:jc w:val="center"/>
            </w:pPr>
            <w:r>
              <w:rPr>
                <w:sz w:val="17"/>
              </w:rPr>
              <w:t>N</w:t>
            </w:r>
          </w:p>
        </w:tc>
        <w:tc>
          <w:tcPr>
            <w:tcW w:w="901" w:type="dxa"/>
            <w:tcMar>
              <w:top w:w="70" w:type="dxa"/>
              <w:left w:w="80" w:type="dxa"/>
              <w:bottom w:w="70" w:type="dxa"/>
              <w:right w:w="80" w:type="dxa"/>
            </w:tcMar>
            <w:vAlign w:val="center"/>
          </w:tcPr>
          <w:p w14:paraId="57A7CC8E" w14:textId="77777777" w:rsidR="005660AF" w:rsidRDefault="00000000">
            <w:pPr>
              <w:pStyle w:val="Compact"/>
              <w:spacing w:before="0" w:after="40" w:line="240" w:lineRule="auto"/>
              <w:jc w:val="center"/>
            </w:pPr>
            <w:r>
              <w:rPr>
                <w:sz w:val="17"/>
              </w:rPr>
              <w:t>Open</w:t>
            </w:r>
          </w:p>
        </w:tc>
        <w:tc>
          <w:tcPr>
            <w:tcW w:w="901" w:type="dxa"/>
            <w:tcMar>
              <w:top w:w="70" w:type="dxa"/>
              <w:left w:w="80" w:type="dxa"/>
              <w:bottom w:w="70" w:type="dxa"/>
              <w:right w:w="80" w:type="dxa"/>
            </w:tcMar>
            <w:vAlign w:val="center"/>
          </w:tcPr>
          <w:p w14:paraId="5B5F4105" w14:textId="77777777" w:rsidR="005660AF" w:rsidRDefault="00000000">
            <w:pPr>
              <w:pStyle w:val="Compact"/>
              <w:spacing w:before="0" w:after="40" w:line="240" w:lineRule="auto"/>
              <w:jc w:val="center"/>
            </w:pPr>
            <w:r>
              <w:rPr>
                <w:sz w:val="17"/>
              </w:rPr>
              <w:t>Struct.</w:t>
            </w:r>
          </w:p>
        </w:tc>
        <w:tc>
          <w:tcPr>
            <w:tcW w:w="901" w:type="dxa"/>
            <w:tcMar>
              <w:top w:w="70" w:type="dxa"/>
              <w:left w:w="80" w:type="dxa"/>
              <w:bottom w:w="70" w:type="dxa"/>
              <w:right w:w="80" w:type="dxa"/>
            </w:tcMar>
            <w:vAlign w:val="center"/>
          </w:tcPr>
          <w:p w14:paraId="704E4A0F" w14:textId="77777777" w:rsidR="005660AF" w:rsidRDefault="00000000">
            <w:pPr>
              <w:pStyle w:val="Compact"/>
              <w:spacing w:before="0" w:after="40" w:line="240" w:lineRule="auto"/>
              <w:jc w:val="center"/>
            </w:pPr>
            <w:r>
              <w:rPr>
                <w:sz w:val="17"/>
              </w:rPr>
              <w:t>List</w:t>
            </w:r>
          </w:p>
        </w:tc>
        <w:tc>
          <w:tcPr>
            <w:tcW w:w="901" w:type="dxa"/>
            <w:tcMar>
              <w:top w:w="70" w:type="dxa"/>
              <w:left w:w="80" w:type="dxa"/>
              <w:bottom w:w="70" w:type="dxa"/>
              <w:right w:w="80" w:type="dxa"/>
            </w:tcMar>
            <w:vAlign w:val="center"/>
          </w:tcPr>
          <w:p w14:paraId="067C1B36" w14:textId="77777777" w:rsidR="005660AF" w:rsidRDefault="00000000">
            <w:pPr>
              <w:pStyle w:val="Compact"/>
              <w:spacing w:before="0" w:after="40" w:line="240" w:lineRule="auto"/>
              <w:jc w:val="center"/>
            </w:pPr>
            <w:r>
              <w:rPr>
                <w:sz w:val="17"/>
              </w:rPr>
              <w:t>Checklist</w:t>
            </w:r>
          </w:p>
        </w:tc>
        <w:tc>
          <w:tcPr>
            <w:tcW w:w="901" w:type="dxa"/>
            <w:tcMar>
              <w:top w:w="70" w:type="dxa"/>
              <w:left w:w="80" w:type="dxa"/>
              <w:bottom w:w="70" w:type="dxa"/>
              <w:right w:w="80" w:type="dxa"/>
            </w:tcMar>
            <w:vAlign w:val="center"/>
          </w:tcPr>
          <w:p w14:paraId="622CA089" w14:textId="77777777" w:rsidR="005660AF" w:rsidRDefault="00000000">
            <w:pPr>
              <w:pStyle w:val="Compact"/>
              <w:spacing w:before="0" w:after="40" w:line="240" w:lineRule="auto"/>
              <w:jc w:val="center"/>
            </w:pPr>
            <w:r>
              <w:rPr>
                <w:sz w:val="17"/>
              </w:rPr>
              <w:t>Open</w:t>
            </w:r>
          </w:p>
        </w:tc>
        <w:tc>
          <w:tcPr>
            <w:tcW w:w="901" w:type="dxa"/>
            <w:tcMar>
              <w:top w:w="70" w:type="dxa"/>
              <w:left w:w="80" w:type="dxa"/>
              <w:bottom w:w="70" w:type="dxa"/>
              <w:right w:w="80" w:type="dxa"/>
            </w:tcMar>
            <w:vAlign w:val="center"/>
          </w:tcPr>
          <w:p w14:paraId="65179144" w14:textId="77777777" w:rsidR="005660AF" w:rsidRDefault="00000000">
            <w:pPr>
              <w:pStyle w:val="Compact"/>
              <w:spacing w:before="0" w:after="40" w:line="240" w:lineRule="auto"/>
              <w:jc w:val="center"/>
            </w:pPr>
            <w:r>
              <w:rPr>
                <w:sz w:val="17"/>
              </w:rPr>
              <w:t>Restr.</w:t>
            </w:r>
          </w:p>
        </w:tc>
        <w:tc>
          <w:tcPr>
            <w:tcW w:w="901" w:type="dxa"/>
            <w:tcMar>
              <w:top w:w="70" w:type="dxa"/>
              <w:left w:w="80" w:type="dxa"/>
              <w:bottom w:w="70" w:type="dxa"/>
              <w:right w:w="80" w:type="dxa"/>
            </w:tcMar>
            <w:vAlign w:val="center"/>
          </w:tcPr>
          <w:p w14:paraId="542CD450" w14:textId="77777777" w:rsidR="005660AF" w:rsidRDefault="00000000">
            <w:pPr>
              <w:pStyle w:val="Compact"/>
              <w:spacing w:before="0" w:after="40" w:line="240" w:lineRule="auto"/>
              <w:jc w:val="center"/>
            </w:pPr>
            <w:r>
              <w:rPr>
                <w:sz w:val="17"/>
              </w:rPr>
              <w:t>Severity</w:t>
            </w:r>
          </w:p>
        </w:tc>
        <w:tc>
          <w:tcPr>
            <w:tcW w:w="1045" w:type="dxa"/>
            <w:tcMar>
              <w:top w:w="70" w:type="dxa"/>
              <w:left w:w="80" w:type="dxa"/>
              <w:bottom w:w="70" w:type="dxa"/>
              <w:right w:w="80" w:type="dxa"/>
            </w:tcMar>
            <w:vAlign w:val="center"/>
          </w:tcPr>
          <w:p w14:paraId="56D9EF81" w14:textId="77777777" w:rsidR="005660AF" w:rsidRDefault="00000000">
            <w:pPr>
              <w:pStyle w:val="Compact"/>
              <w:spacing w:before="0" w:after="40" w:line="240" w:lineRule="auto"/>
              <w:jc w:val="center"/>
            </w:pPr>
            <w:r>
              <w:rPr>
                <w:sz w:val="17"/>
              </w:rPr>
              <w:t>Confidence</w:t>
            </w:r>
          </w:p>
        </w:tc>
      </w:tr>
      <w:tr w:rsidR="005660AF" w14:paraId="1FDD6E81" w14:textId="77777777" w:rsidTr="00AF069C">
        <w:tc>
          <w:tcPr>
            <w:tcW w:w="1418" w:type="dxa"/>
            <w:tcMar>
              <w:top w:w="70" w:type="dxa"/>
              <w:left w:w="80" w:type="dxa"/>
              <w:bottom w:w="70" w:type="dxa"/>
              <w:right w:w="80" w:type="dxa"/>
            </w:tcMar>
            <w:vAlign w:val="center"/>
          </w:tcPr>
          <w:p w14:paraId="287AB72E" w14:textId="77777777" w:rsidR="005660AF" w:rsidRDefault="00000000">
            <w:pPr>
              <w:pStyle w:val="Compact"/>
              <w:spacing w:before="0" w:after="40" w:line="240" w:lineRule="auto"/>
            </w:pPr>
            <w:r>
              <w:rPr>
                <w:sz w:val="17"/>
              </w:rPr>
              <w:t>Double-barrelled</w:t>
            </w:r>
          </w:p>
        </w:tc>
        <w:tc>
          <w:tcPr>
            <w:tcW w:w="444" w:type="dxa"/>
            <w:tcMar>
              <w:top w:w="70" w:type="dxa"/>
              <w:left w:w="80" w:type="dxa"/>
              <w:bottom w:w="70" w:type="dxa"/>
              <w:right w:w="80" w:type="dxa"/>
            </w:tcMar>
            <w:vAlign w:val="center"/>
          </w:tcPr>
          <w:p w14:paraId="06D221E1" w14:textId="77777777" w:rsidR="005660AF" w:rsidRDefault="00000000">
            <w:pPr>
              <w:pStyle w:val="Compact"/>
              <w:spacing w:before="0" w:after="40" w:line="240" w:lineRule="auto"/>
              <w:jc w:val="center"/>
            </w:pPr>
            <w:r>
              <w:rPr>
                <w:sz w:val="17"/>
              </w:rPr>
              <w:t>6</w:t>
            </w:r>
          </w:p>
        </w:tc>
        <w:tc>
          <w:tcPr>
            <w:tcW w:w="901" w:type="dxa"/>
            <w:tcMar>
              <w:top w:w="70" w:type="dxa"/>
              <w:left w:w="80" w:type="dxa"/>
              <w:bottom w:w="70" w:type="dxa"/>
              <w:right w:w="80" w:type="dxa"/>
            </w:tcMar>
            <w:vAlign w:val="center"/>
          </w:tcPr>
          <w:p w14:paraId="466A67C4" w14:textId="77777777" w:rsidR="005660AF" w:rsidRDefault="00000000">
            <w:pPr>
              <w:pStyle w:val="Compact"/>
              <w:spacing w:before="0" w:after="40" w:line="240" w:lineRule="auto"/>
              <w:jc w:val="center"/>
            </w:pPr>
            <w:r>
              <w:rPr>
                <w:sz w:val="17"/>
              </w:rPr>
              <w:t>100</w:t>
            </w:r>
          </w:p>
        </w:tc>
        <w:tc>
          <w:tcPr>
            <w:tcW w:w="901" w:type="dxa"/>
            <w:tcMar>
              <w:top w:w="70" w:type="dxa"/>
              <w:left w:w="80" w:type="dxa"/>
              <w:bottom w:w="70" w:type="dxa"/>
              <w:right w:w="80" w:type="dxa"/>
            </w:tcMar>
            <w:vAlign w:val="center"/>
          </w:tcPr>
          <w:p w14:paraId="7B1B986D" w14:textId="77777777" w:rsidR="005660AF" w:rsidRDefault="00000000">
            <w:pPr>
              <w:pStyle w:val="Compact"/>
              <w:spacing w:before="0" w:after="40" w:line="240" w:lineRule="auto"/>
              <w:jc w:val="center"/>
            </w:pPr>
            <w:r>
              <w:rPr>
                <w:sz w:val="17"/>
              </w:rPr>
              <w:t>67</w:t>
            </w:r>
          </w:p>
        </w:tc>
        <w:tc>
          <w:tcPr>
            <w:tcW w:w="901" w:type="dxa"/>
            <w:tcMar>
              <w:top w:w="70" w:type="dxa"/>
              <w:left w:w="80" w:type="dxa"/>
              <w:bottom w:w="70" w:type="dxa"/>
              <w:right w:w="80" w:type="dxa"/>
            </w:tcMar>
            <w:vAlign w:val="center"/>
          </w:tcPr>
          <w:p w14:paraId="6CB37FB6" w14:textId="77777777" w:rsidR="005660AF" w:rsidRDefault="00000000">
            <w:pPr>
              <w:pStyle w:val="Compact"/>
              <w:spacing w:before="0" w:after="40" w:line="240" w:lineRule="auto"/>
              <w:jc w:val="center"/>
            </w:pPr>
            <w:r>
              <w:rPr>
                <w:sz w:val="17"/>
              </w:rPr>
              <w:t>100</w:t>
            </w:r>
          </w:p>
        </w:tc>
        <w:tc>
          <w:tcPr>
            <w:tcW w:w="901" w:type="dxa"/>
            <w:tcMar>
              <w:top w:w="70" w:type="dxa"/>
              <w:left w:w="80" w:type="dxa"/>
              <w:bottom w:w="70" w:type="dxa"/>
              <w:right w:w="80" w:type="dxa"/>
            </w:tcMar>
            <w:vAlign w:val="center"/>
          </w:tcPr>
          <w:p w14:paraId="3D375B88" w14:textId="77777777" w:rsidR="005660AF" w:rsidRDefault="00000000">
            <w:pPr>
              <w:pStyle w:val="Compact"/>
              <w:spacing w:before="0" w:after="40" w:line="240" w:lineRule="auto"/>
              <w:jc w:val="center"/>
            </w:pPr>
            <w:r>
              <w:rPr>
                <w:sz w:val="17"/>
              </w:rPr>
              <w:t>100</w:t>
            </w:r>
          </w:p>
        </w:tc>
        <w:tc>
          <w:tcPr>
            <w:tcW w:w="901" w:type="dxa"/>
            <w:tcMar>
              <w:top w:w="70" w:type="dxa"/>
              <w:left w:w="80" w:type="dxa"/>
              <w:bottom w:w="70" w:type="dxa"/>
              <w:right w:w="80" w:type="dxa"/>
            </w:tcMar>
            <w:vAlign w:val="center"/>
          </w:tcPr>
          <w:p w14:paraId="0FBF5856" w14:textId="77777777" w:rsidR="005660AF" w:rsidRDefault="00000000">
            <w:pPr>
              <w:pStyle w:val="Compact"/>
              <w:spacing w:before="0" w:after="40" w:line="240" w:lineRule="auto"/>
              <w:jc w:val="center"/>
            </w:pPr>
            <w:r>
              <w:rPr>
                <w:sz w:val="17"/>
              </w:rPr>
              <w:t>100</w:t>
            </w:r>
          </w:p>
        </w:tc>
        <w:tc>
          <w:tcPr>
            <w:tcW w:w="901" w:type="dxa"/>
            <w:tcMar>
              <w:top w:w="70" w:type="dxa"/>
              <w:left w:w="80" w:type="dxa"/>
              <w:bottom w:w="70" w:type="dxa"/>
              <w:right w:w="80" w:type="dxa"/>
            </w:tcMar>
            <w:vAlign w:val="center"/>
          </w:tcPr>
          <w:p w14:paraId="3AAC8C3F" w14:textId="77777777" w:rsidR="005660AF" w:rsidRDefault="00000000">
            <w:pPr>
              <w:pStyle w:val="Compact"/>
              <w:spacing w:before="0" w:after="40" w:line="240" w:lineRule="auto"/>
              <w:jc w:val="center"/>
            </w:pPr>
            <w:r>
              <w:rPr>
                <w:sz w:val="17"/>
              </w:rPr>
              <w:t>100</w:t>
            </w:r>
          </w:p>
        </w:tc>
        <w:tc>
          <w:tcPr>
            <w:tcW w:w="901" w:type="dxa"/>
            <w:tcMar>
              <w:top w:w="70" w:type="dxa"/>
              <w:left w:w="80" w:type="dxa"/>
              <w:bottom w:w="70" w:type="dxa"/>
              <w:right w:w="80" w:type="dxa"/>
            </w:tcMar>
            <w:vAlign w:val="center"/>
          </w:tcPr>
          <w:p w14:paraId="088D1EC9" w14:textId="77777777" w:rsidR="005660AF" w:rsidRDefault="00000000">
            <w:pPr>
              <w:pStyle w:val="Compact"/>
              <w:spacing w:before="0" w:after="40" w:line="240" w:lineRule="auto"/>
              <w:jc w:val="center"/>
            </w:pPr>
            <w:r>
              <w:rPr>
                <w:sz w:val="17"/>
              </w:rPr>
              <w:t>7.</w:t>
            </w:r>
            <w:r w:rsidR="00073E74">
              <w:rPr>
                <w:sz w:val="17"/>
              </w:rPr>
              <w:t>2</w:t>
            </w:r>
          </w:p>
        </w:tc>
        <w:tc>
          <w:tcPr>
            <w:tcW w:w="1045" w:type="dxa"/>
            <w:tcMar>
              <w:top w:w="70" w:type="dxa"/>
              <w:left w:w="80" w:type="dxa"/>
              <w:bottom w:w="70" w:type="dxa"/>
              <w:right w:w="80" w:type="dxa"/>
            </w:tcMar>
            <w:vAlign w:val="center"/>
          </w:tcPr>
          <w:p w14:paraId="28E2CCF4" w14:textId="77777777" w:rsidR="005660AF" w:rsidRDefault="00000000">
            <w:pPr>
              <w:pStyle w:val="Compact"/>
              <w:spacing w:before="0" w:after="40" w:line="240" w:lineRule="auto"/>
              <w:jc w:val="center"/>
            </w:pPr>
            <w:r>
              <w:rPr>
                <w:sz w:val="17"/>
              </w:rPr>
              <w:t>4.</w:t>
            </w:r>
            <w:r w:rsidR="00073E74">
              <w:rPr>
                <w:sz w:val="17"/>
              </w:rPr>
              <w:t>1</w:t>
            </w:r>
          </w:p>
        </w:tc>
      </w:tr>
      <w:tr w:rsidR="005660AF" w14:paraId="74454AE0" w14:textId="77777777" w:rsidTr="00AF069C">
        <w:tc>
          <w:tcPr>
            <w:tcW w:w="1418" w:type="dxa"/>
            <w:tcMar>
              <w:top w:w="70" w:type="dxa"/>
              <w:left w:w="80" w:type="dxa"/>
              <w:bottom w:w="70" w:type="dxa"/>
              <w:right w:w="80" w:type="dxa"/>
            </w:tcMar>
            <w:vAlign w:val="center"/>
          </w:tcPr>
          <w:p w14:paraId="0CE517BE" w14:textId="77777777" w:rsidR="005660AF" w:rsidRDefault="00000000">
            <w:pPr>
              <w:pStyle w:val="Compact"/>
              <w:spacing w:before="0" w:after="40" w:line="240" w:lineRule="auto"/>
            </w:pPr>
            <w:r>
              <w:rPr>
                <w:sz w:val="17"/>
              </w:rPr>
              <w:t>Presupposition</w:t>
            </w:r>
          </w:p>
        </w:tc>
        <w:tc>
          <w:tcPr>
            <w:tcW w:w="444" w:type="dxa"/>
            <w:tcMar>
              <w:top w:w="70" w:type="dxa"/>
              <w:left w:w="80" w:type="dxa"/>
              <w:bottom w:w="70" w:type="dxa"/>
              <w:right w:w="80" w:type="dxa"/>
            </w:tcMar>
            <w:vAlign w:val="center"/>
          </w:tcPr>
          <w:p w14:paraId="4BCC956F" w14:textId="77777777" w:rsidR="005660AF" w:rsidRDefault="00000000">
            <w:pPr>
              <w:pStyle w:val="Compact"/>
              <w:spacing w:before="0" w:after="40" w:line="240" w:lineRule="auto"/>
              <w:jc w:val="center"/>
            </w:pPr>
            <w:r>
              <w:rPr>
                <w:sz w:val="17"/>
              </w:rPr>
              <w:t>9</w:t>
            </w:r>
          </w:p>
        </w:tc>
        <w:tc>
          <w:tcPr>
            <w:tcW w:w="901" w:type="dxa"/>
            <w:tcMar>
              <w:top w:w="70" w:type="dxa"/>
              <w:left w:w="80" w:type="dxa"/>
              <w:bottom w:w="70" w:type="dxa"/>
              <w:right w:w="80" w:type="dxa"/>
            </w:tcMar>
            <w:vAlign w:val="center"/>
          </w:tcPr>
          <w:p w14:paraId="028DB31F" w14:textId="77777777" w:rsidR="005660AF" w:rsidRDefault="00000000">
            <w:pPr>
              <w:pStyle w:val="Compact"/>
              <w:spacing w:before="0" w:after="40" w:line="240" w:lineRule="auto"/>
              <w:jc w:val="center"/>
            </w:pPr>
            <w:r>
              <w:rPr>
                <w:sz w:val="17"/>
              </w:rPr>
              <w:t>44</w:t>
            </w:r>
          </w:p>
        </w:tc>
        <w:tc>
          <w:tcPr>
            <w:tcW w:w="901" w:type="dxa"/>
            <w:tcMar>
              <w:top w:w="70" w:type="dxa"/>
              <w:left w:w="80" w:type="dxa"/>
              <w:bottom w:w="70" w:type="dxa"/>
              <w:right w:w="80" w:type="dxa"/>
            </w:tcMar>
            <w:vAlign w:val="center"/>
          </w:tcPr>
          <w:p w14:paraId="111D600A" w14:textId="77777777" w:rsidR="005660AF" w:rsidRDefault="00000000">
            <w:pPr>
              <w:pStyle w:val="Compact"/>
              <w:spacing w:before="0" w:after="40" w:line="240" w:lineRule="auto"/>
              <w:jc w:val="center"/>
            </w:pPr>
            <w:r>
              <w:rPr>
                <w:sz w:val="17"/>
              </w:rPr>
              <w:t>33</w:t>
            </w:r>
          </w:p>
        </w:tc>
        <w:tc>
          <w:tcPr>
            <w:tcW w:w="901" w:type="dxa"/>
            <w:tcMar>
              <w:top w:w="70" w:type="dxa"/>
              <w:left w:w="80" w:type="dxa"/>
              <w:bottom w:w="70" w:type="dxa"/>
              <w:right w:w="80" w:type="dxa"/>
            </w:tcMar>
            <w:vAlign w:val="center"/>
          </w:tcPr>
          <w:p w14:paraId="2EFA26D2" w14:textId="77777777" w:rsidR="005660AF" w:rsidRDefault="00000000">
            <w:pPr>
              <w:pStyle w:val="Compact"/>
              <w:spacing w:before="0" w:after="40" w:line="240" w:lineRule="auto"/>
              <w:jc w:val="center"/>
            </w:pPr>
            <w:r>
              <w:rPr>
                <w:sz w:val="17"/>
              </w:rPr>
              <w:t>44</w:t>
            </w:r>
          </w:p>
        </w:tc>
        <w:tc>
          <w:tcPr>
            <w:tcW w:w="901" w:type="dxa"/>
            <w:tcMar>
              <w:top w:w="70" w:type="dxa"/>
              <w:left w:w="80" w:type="dxa"/>
              <w:bottom w:w="70" w:type="dxa"/>
              <w:right w:w="80" w:type="dxa"/>
            </w:tcMar>
            <w:vAlign w:val="center"/>
          </w:tcPr>
          <w:p w14:paraId="4DAFFFD5" w14:textId="77777777" w:rsidR="005660AF" w:rsidRDefault="00000000">
            <w:pPr>
              <w:pStyle w:val="Compact"/>
              <w:spacing w:before="0" w:after="40" w:line="240" w:lineRule="auto"/>
              <w:jc w:val="center"/>
            </w:pPr>
            <w:r>
              <w:rPr>
                <w:sz w:val="17"/>
              </w:rPr>
              <w:t>89</w:t>
            </w:r>
          </w:p>
        </w:tc>
        <w:tc>
          <w:tcPr>
            <w:tcW w:w="901" w:type="dxa"/>
            <w:tcMar>
              <w:top w:w="70" w:type="dxa"/>
              <w:left w:w="80" w:type="dxa"/>
              <w:bottom w:w="70" w:type="dxa"/>
              <w:right w:w="80" w:type="dxa"/>
            </w:tcMar>
            <w:vAlign w:val="center"/>
          </w:tcPr>
          <w:p w14:paraId="73F67B66" w14:textId="77777777" w:rsidR="005660AF" w:rsidRDefault="00000000">
            <w:pPr>
              <w:pStyle w:val="Compact"/>
              <w:spacing w:before="0" w:after="40" w:line="240" w:lineRule="auto"/>
              <w:jc w:val="center"/>
            </w:pPr>
            <w:r>
              <w:rPr>
                <w:sz w:val="17"/>
              </w:rPr>
              <w:t>56</w:t>
            </w:r>
          </w:p>
        </w:tc>
        <w:tc>
          <w:tcPr>
            <w:tcW w:w="901" w:type="dxa"/>
            <w:tcMar>
              <w:top w:w="70" w:type="dxa"/>
              <w:left w:w="80" w:type="dxa"/>
              <w:bottom w:w="70" w:type="dxa"/>
              <w:right w:w="80" w:type="dxa"/>
            </w:tcMar>
            <w:vAlign w:val="center"/>
          </w:tcPr>
          <w:p w14:paraId="51E8DCE8" w14:textId="77777777" w:rsidR="005660AF" w:rsidRDefault="00000000">
            <w:pPr>
              <w:pStyle w:val="Compact"/>
              <w:spacing w:before="0" w:after="40" w:line="240" w:lineRule="auto"/>
              <w:jc w:val="center"/>
            </w:pPr>
            <w:r>
              <w:rPr>
                <w:sz w:val="17"/>
              </w:rPr>
              <w:t>11</w:t>
            </w:r>
          </w:p>
        </w:tc>
        <w:tc>
          <w:tcPr>
            <w:tcW w:w="901" w:type="dxa"/>
            <w:tcMar>
              <w:top w:w="70" w:type="dxa"/>
              <w:left w:w="80" w:type="dxa"/>
              <w:bottom w:w="70" w:type="dxa"/>
              <w:right w:w="80" w:type="dxa"/>
            </w:tcMar>
            <w:vAlign w:val="center"/>
          </w:tcPr>
          <w:p w14:paraId="6D6F9CDA" w14:textId="77777777" w:rsidR="005660AF" w:rsidRDefault="00000000">
            <w:pPr>
              <w:pStyle w:val="Compact"/>
              <w:spacing w:before="0" w:after="40" w:line="240" w:lineRule="auto"/>
              <w:jc w:val="center"/>
            </w:pPr>
            <w:r>
              <w:rPr>
                <w:sz w:val="17"/>
              </w:rPr>
              <w:t>6.</w:t>
            </w:r>
            <w:r w:rsidR="00073E74">
              <w:rPr>
                <w:sz w:val="17"/>
              </w:rPr>
              <w:t>2</w:t>
            </w:r>
          </w:p>
        </w:tc>
        <w:tc>
          <w:tcPr>
            <w:tcW w:w="1045" w:type="dxa"/>
            <w:tcMar>
              <w:top w:w="70" w:type="dxa"/>
              <w:left w:w="80" w:type="dxa"/>
              <w:bottom w:w="70" w:type="dxa"/>
              <w:right w:w="80" w:type="dxa"/>
            </w:tcMar>
            <w:vAlign w:val="center"/>
          </w:tcPr>
          <w:p w14:paraId="6DE1389A" w14:textId="77777777" w:rsidR="005660AF" w:rsidRDefault="00000000">
            <w:pPr>
              <w:pStyle w:val="Compact"/>
              <w:spacing w:before="0" w:after="40" w:line="240" w:lineRule="auto"/>
              <w:jc w:val="center"/>
            </w:pPr>
            <w:r>
              <w:rPr>
                <w:sz w:val="17"/>
              </w:rPr>
              <w:t>3.9</w:t>
            </w:r>
          </w:p>
        </w:tc>
      </w:tr>
      <w:tr w:rsidR="005660AF" w14:paraId="2A0FC39D" w14:textId="77777777" w:rsidTr="00AF069C">
        <w:tc>
          <w:tcPr>
            <w:tcW w:w="1418" w:type="dxa"/>
            <w:tcMar>
              <w:top w:w="70" w:type="dxa"/>
              <w:left w:w="80" w:type="dxa"/>
              <w:bottom w:w="70" w:type="dxa"/>
              <w:right w:w="80" w:type="dxa"/>
            </w:tcMar>
            <w:vAlign w:val="center"/>
          </w:tcPr>
          <w:p w14:paraId="215678F9" w14:textId="77777777" w:rsidR="005660AF" w:rsidRDefault="00000000">
            <w:pPr>
              <w:pStyle w:val="Compact"/>
              <w:spacing w:before="0" w:after="40" w:line="240" w:lineRule="auto"/>
            </w:pPr>
            <w:r>
              <w:rPr>
                <w:sz w:val="17"/>
              </w:rPr>
              <w:t>Vague/ambiguous</w:t>
            </w:r>
          </w:p>
        </w:tc>
        <w:tc>
          <w:tcPr>
            <w:tcW w:w="444" w:type="dxa"/>
            <w:tcMar>
              <w:top w:w="70" w:type="dxa"/>
              <w:left w:w="80" w:type="dxa"/>
              <w:bottom w:w="70" w:type="dxa"/>
              <w:right w:w="80" w:type="dxa"/>
            </w:tcMar>
            <w:vAlign w:val="center"/>
          </w:tcPr>
          <w:p w14:paraId="0D6BBD34" w14:textId="77777777" w:rsidR="005660AF" w:rsidRDefault="00000000">
            <w:pPr>
              <w:pStyle w:val="Compact"/>
              <w:spacing w:before="0" w:after="40" w:line="240" w:lineRule="auto"/>
              <w:jc w:val="center"/>
            </w:pPr>
            <w:r>
              <w:rPr>
                <w:sz w:val="17"/>
              </w:rPr>
              <w:t>9</w:t>
            </w:r>
          </w:p>
        </w:tc>
        <w:tc>
          <w:tcPr>
            <w:tcW w:w="901" w:type="dxa"/>
            <w:tcMar>
              <w:top w:w="70" w:type="dxa"/>
              <w:left w:w="80" w:type="dxa"/>
              <w:bottom w:w="70" w:type="dxa"/>
              <w:right w:w="80" w:type="dxa"/>
            </w:tcMar>
            <w:vAlign w:val="center"/>
          </w:tcPr>
          <w:p w14:paraId="79463812" w14:textId="77777777" w:rsidR="005660AF" w:rsidRDefault="00000000">
            <w:pPr>
              <w:pStyle w:val="Compact"/>
              <w:spacing w:before="0" w:after="40" w:line="240" w:lineRule="auto"/>
              <w:jc w:val="center"/>
            </w:pPr>
            <w:r>
              <w:rPr>
                <w:sz w:val="17"/>
              </w:rPr>
              <w:t>56</w:t>
            </w:r>
          </w:p>
        </w:tc>
        <w:tc>
          <w:tcPr>
            <w:tcW w:w="901" w:type="dxa"/>
            <w:tcMar>
              <w:top w:w="70" w:type="dxa"/>
              <w:left w:w="80" w:type="dxa"/>
              <w:bottom w:w="70" w:type="dxa"/>
              <w:right w:w="80" w:type="dxa"/>
            </w:tcMar>
            <w:vAlign w:val="center"/>
          </w:tcPr>
          <w:p w14:paraId="15E215FC" w14:textId="77777777" w:rsidR="005660AF" w:rsidRDefault="00000000">
            <w:pPr>
              <w:pStyle w:val="Compact"/>
              <w:spacing w:before="0" w:after="40" w:line="240" w:lineRule="auto"/>
              <w:jc w:val="center"/>
            </w:pPr>
            <w:r>
              <w:rPr>
                <w:sz w:val="17"/>
              </w:rPr>
              <w:t>11</w:t>
            </w:r>
          </w:p>
        </w:tc>
        <w:tc>
          <w:tcPr>
            <w:tcW w:w="901" w:type="dxa"/>
            <w:tcMar>
              <w:top w:w="70" w:type="dxa"/>
              <w:left w:w="80" w:type="dxa"/>
              <w:bottom w:w="70" w:type="dxa"/>
              <w:right w:w="80" w:type="dxa"/>
            </w:tcMar>
            <w:vAlign w:val="center"/>
          </w:tcPr>
          <w:p w14:paraId="1D721960" w14:textId="77777777" w:rsidR="005660AF" w:rsidRDefault="00000000">
            <w:pPr>
              <w:pStyle w:val="Compact"/>
              <w:spacing w:before="0" w:after="40" w:line="240" w:lineRule="auto"/>
              <w:jc w:val="center"/>
            </w:pPr>
            <w:r>
              <w:rPr>
                <w:sz w:val="17"/>
              </w:rPr>
              <w:t>78</w:t>
            </w:r>
          </w:p>
        </w:tc>
        <w:tc>
          <w:tcPr>
            <w:tcW w:w="901" w:type="dxa"/>
            <w:tcMar>
              <w:top w:w="70" w:type="dxa"/>
              <w:left w:w="80" w:type="dxa"/>
              <w:bottom w:w="70" w:type="dxa"/>
              <w:right w:w="80" w:type="dxa"/>
            </w:tcMar>
            <w:vAlign w:val="center"/>
          </w:tcPr>
          <w:p w14:paraId="3D442D86" w14:textId="77777777" w:rsidR="005660AF" w:rsidRDefault="00000000">
            <w:pPr>
              <w:pStyle w:val="Compact"/>
              <w:spacing w:before="0" w:after="40" w:line="240" w:lineRule="auto"/>
              <w:jc w:val="center"/>
            </w:pPr>
            <w:r>
              <w:rPr>
                <w:sz w:val="17"/>
              </w:rPr>
              <w:t>67</w:t>
            </w:r>
          </w:p>
        </w:tc>
        <w:tc>
          <w:tcPr>
            <w:tcW w:w="901" w:type="dxa"/>
            <w:tcMar>
              <w:top w:w="70" w:type="dxa"/>
              <w:left w:w="80" w:type="dxa"/>
              <w:bottom w:w="70" w:type="dxa"/>
              <w:right w:w="80" w:type="dxa"/>
            </w:tcMar>
            <w:vAlign w:val="center"/>
          </w:tcPr>
          <w:p w14:paraId="7B93499D" w14:textId="77777777" w:rsidR="005660AF" w:rsidRDefault="00000000">
            <w:pPr>
              <w:pStyle w:val="Compact"/>
              <w:spacing w:before="0" w:after="40" w:line="240" w:lineRule="auto"/>
              <w:jc w:val="center"/>
            </w:pPr>
            <w:r>
              <w:rPr>
                <w:sz w:val="17"/>
              </w:rPr>
              <w:t>78</w:t>
            </w:r>
          </w:p>
        </w:tc>
        <w:tc>
          <w:tcPr>
            <w:tcW w:w="901" w:type="dxa"/>
            <w:tcMar>
              <w:top w:w="70" w:type="dxa"/>
              <w:left w:w="80" w:type="dxa"/>
              <w:bottom w:w="70" w:type="dxa"/>
              <w:right w:w="80" w:type="dxa"/>
            </w:tcMar>
            <w:vAlign w:val="center"/>
          </w:tcPr>
          <w:p w14:paraId="5C7C075E" w14:textId="77777777" w:rsidR="005660AF" w:rsidRDefault="00000000">
            <w:pPr>
              <w:pStyle w:val="Compact"/>
              <w:spacing w:before="0" w:after="40" w:line="240" w:lineRule="auto"/>
              <w:jc w:val="center"/>
            </w:pPr>
            <w:r>
              <w:rPr>
                <w:sz w:val="17"/>
              </w:rPr>
              <w:t>67</w:t>
            </w:r>
          </w:p>
        </w:tc>
        <w:tc>
          <w:tcPr>
            <w:tcW w:w="901" w:type="dxa"/>
            <w:tcMar>
              <w:top w:w="70" w:type="dxa"/>
              <w:left w:w="80" w:type="dxa"/>
              <w:bottom w:w="70" w:type="dxa"/>
              <w:right w:w="80" w:type="dxa"/>
            </w:tcMar>
            <w:vAlign w:val="center"/>
          </w:tcPr>
          <w:p w14:paraId="1D337A3E" w14:textId="77777777" w:rsidR="005660AF" w:rsidRDefault="00000000">
            <w:pPr>
              <w:pStyle w:val="Compact"/>
              <w:spacing w:before="0" w:after="40" w:line="240" w:lineRule="auto"/>
              <w:jc w:val="center"/>
            </w:pPr>
            <w:r>
              <w:rPr>
                <w:sz w:val="17"/>
              </w:rPr>
              <w:t>5.</w:t>
            </w:r>
            <w:r w:rsidR="00073E74">
              <w:rPr>
                <w:sz w:val="17"/>
              </w:rPr>
              <w:t>6</w:t>
            </w:r>
          </w:p>
        </w:tc>
        <w:tc>
          <w:tcPr>
            <w:tcW w:w="1045" w:type="dxa"/>
            <w:tcMar>
              <w:top w:w="70" w:type="dxa"/>
              <w:left w:w="80" w:type="dxa"/>
              <w:bottom w:w="70" w:type="dxa"/>
              <w:right w:w="80" w:type="dxa"/>
            </w:tcMar>
            <w:vAlign w:val="center"/>
          </w:tcPr>
          <w:p w14:paraId="5AE54EE0" w14:textId="77777777" w:rsidR="005660AF" w:rsidRDefault="00000000">
            <w:pPr>
              <w:pStyle w:val="Compact"/>
              <w:spacing w:before="0" w:after="40" w:line="240" w:lineRule="auto"/>
              <w:jc w:val="center"/>
            </w:pPr>
            <w:r>
              <w:rPr>
                <w:sz w:val="17"/>
              </w:rPr>
              <w:t>4.</w:t>
            </w:r>
            <w:r w:rsidR="00073E74">
              <w:rPr>
                <w:sz w:val="17"/>
              </w:rPr>
              <w:t>4</w:t>
            </w:r>
          </w:p>
        </w:tc>
      </w:tr>
      <w:tr w:rsidR="005660AF" w14:paraId="3AD815CD" w14:textId="77777777" w:rsidTr="00AF069C">
        <w:tc>
          <w:tcPr>
            <w:tcW w:w="1418" w:type="dxa"/>
            <w:tcMar>
              <w:top w:w="70" w:type="dxa"/>
              <w:left w:w="80" w:type="dxa"/>
              <w:bottom w:w="70" w:type="dxa"/>
              <w:right w:w="80" w:type="dxa"/>
            </w:tcMar>
            <w:vAlign w:val="center"/>
          </w:tcPr>
          <w:p w14:paraId="39D02884" w14:textId="77777777" w:rsidR="005660AF" w:rsidRDefault="00000000">
            <w:pPr>
              <w:pStyle w:val="Compact"/>
              <w:spacing w:before="0" w:after="40" w:line="240" w:lineRule="auto"/>
            </w:pPr>
            <w:r>
              <w:rPr>
                <w:sz w:val="17"/>
              </w:rPr>
              <w:t>Response-mapping</w:t>
            </w:r>
          </w:p>
        </w:tc>
        <w:tc>
          <w:tcPr>
            <w:tcW w:w="444" w:type="dxa"/>
            <w:tcMar>
              <w:top w:w="70" w:type="dxa"/>
              <w:left w:w="80" w:type="dxa"/>
              <w:bottom w:w="70" w:type="dxa"/>
              <w:right w:w="80" w:type="dxa"/>
            </w:tcMar>
            <w:vAlign w:val="center"/>
          </w:tcPr>
          <w:p w14:paraId="01AF1890" w14:textId="77777777" w:rsidR="005660AF" w:rsidRDefault="00000000">
            <w:pPr>
              <w:pStyle w:val="Compact"/>
              <w:spacing w:before="0" w:after="40" w:line="240" w:lineRule="auto"/>
              <w:jc w:val="center"/>
            </w:pPr>
            <w:r>
              <w:rPr>
                <w:sz w:val="17"/>
              </w:rPr>
              <w:t>7</w:t>
            </w:r>
          </w:p>
        </w:tc>
        <w:tc>
          <w:tcPr>
            <w:tcW w:w="901" w:type="dxa"/>
            <w:tcMar>
              <w:top w:w="70" w:type="dxa"/>
              <w:left w:w="80" w:type="dxa"/>
              <w:bottom w:w="70" w:type="dxa"/>
              <w:right w:w="80" w:type="dxa"/>
            </w:tcMar>
            <w:vAlign w:val="center"/>
          </w:tcPr>
          <w:p w14:paraId="354E002A" w14:textId="77777777" w:rsidR="005660AF" w:rsidRDefault="00000000">
            <w:pPr>
              <w:pStyle w:val="Compact"/>
              <w:spacing w:before="0" w:after="40" w:line="240" w:lineRule="auto"/>
              <w:jc w:val="center"/>
            </w:pPr>
            <w:r>
              <w:rPr>
                <w:sz w:val="17"/>
              </w:rPr>
              <w:t>57</w:t>
            </w:r>
          </w:p>
        </w:tc>
        <w:tc>
          <w:tcPr>
            <w:tcW w:w="901" w:type="dxa"/>
            <w:tcMar>
              <w:top w:w="70" w:type="dxa"/>
              <w:left w:w="80" w:type="dxa"/>
              <w:bottom w:w="70" w:type="dxa"/>
              <w:right w:w="80" w:type="dxa"/>
            </w:tcMar>
            <w:vAlign w:val="center"/>
          </w:tcPr>
          <w:p w14:paraId="0C69196A" w14:textId="77777777" w:rsidR="005660AF" w:rsidRDefault="00000000">
            <w:pPr>
              <w:pStyle w:val="Compact"/>
              <w:spacing w:before="0" w:after="40" w:line="240" w:lineRule="auto"/>
              <w:jc w:val="center"/>
            </w:pPr>
            <w:r>
              <w:rPr>
                <w:sz w:val="17"/>
              </w:rPr>
              <w:t>43</w:t>
            </w:r>
          </w:p>
        </w:tc>
        <w:tc>
          <w:tcPr>
            <w:tcW w:w="901" w:type="dxa"/>
            <w:tcMar>
              <w:top w:w="70" w:type="dxa"/>
              <w:left w:w="80" w:type="dxa"/>
              <w:bottom w:w="70" w:type="dxa"/>
              <w:right w:w="80" w:type="dxa"/>
            </w:tcMar>
            <w:vAlign w:val="center"/>
          </w:tcPr>
          <w:p w14:paraId="3700ACEF" w14:textId="77777777" w:rsidR="005660AF" w:rsidRDefault="00000000">
            <w:pPr>
              <w:pStyle w:val="Compact"/>
              <w:spacing w:before="0" w:after="40" w:line="240" w:lineRule="auto"/>
              <w:jc w:val="center"/>
            </w:pPr>
            <w:r>
              <w:rPr>
                <w:sz w:val="17"/>
              </w:rPr>
              <w:t>71</w:t>
            </w:r>
          </w:p>
        </w:tc>
        <w:tc>
          <w:tcPr>
            <w:tcW w:w="901" w:type="dxa"/>
            <w:tcMar>
              <w:top w:w="70" w:type="dxa"/>
              <w:left w:w="80" w:type="dxa"/>
              <w:bottom w:w="70" w:type="dxa"/>
              <w:right w:w="80" w:type="dxa"/>
            </w:tcMar>
            <w:vAlign w:val="center"/>
          </w:tcPr>
          <w:p w14:paraId="2FF713DC" w14:textId="77777777" w:rsidR="005660AF" w:rsidRDefault="00000000">
            <w:pPr>
              <w:pStyle w:val="Compact"/>
              <w:spacing w:before="0" w:after="40" w:line="240" w:lineRule="auto"/>
              <w:jc w:val="center"/>
            </w:pPr>
            <w:r>
              <w:rPr>
                <w:sz w:val="17"/>
              </w:rPr>
              <w:t>43</w:t>
            </w:r>
          </w:p>
        </w:tc>
        <w:tc>
          <w:tcPr>
            <w:tcW w:w="901" w:type="dxa"/>
            <w:tcMar>
              <w:top w:w="70" w:type="dxa"/>
              <w:left w:w="80" w:type="dxa"/>
              <w:bottom w:w="70" w:type="dxa"/>
              <w:right w:w="80" w:type="dxa"/>
            </w:tcMar>
            <w:vAlign w:val="center"/>
          </w:tcPr>
          <w:p w14:paraId="34C199E4" w14:textId="77777777" w:rsidR="005660AF" w:rsidRDefault="00000000">
            <w:pPr>
              <w:pStyle w:val="Compact"/>
              <w:spacing w:before="0" w:after="40" w:line="240" w:lineRule="auto"/>
              <w:jc w:val="center"/>
            </w:pPr>
            <w:r>
              <w:rPr>
                <w:sz w:val="17"/>
              </w:rPr>
              <w:t>29</w:t>
            </w:r>
          </w:p>
        </w:tc>
        <w:tc>
          <w:tcPr>
            <w:tcW w:w="901" w:type="dxa"/>
            <w:tcMar>
              <w:top w:w="70" w:type="dxa"/>
              <w:left w:w="80" w:type="dxa"/>
              <w:bottom w:w="70" w:type="dxa"/>
              <w:right w:w="80" w:type="dxa"/>
            </w:tcMar>
            <w:vAlign w:val="center"/>
          </w:tcPr>
          <w:p w14:paraId="023997CC" w14:textId="77777777" w:rsidR="005660AF" w:rsidRDefault="00000000">
            <w:pPr>
              <w:pStyle w:val="Compact"/>
              <w:spacing w:before="0" w:after="40" w:line="240" w:lineRule="auto"/>
              <w:jc w:val="center"/>
            </w:pPr>
            <w:r>
              <w:rPr>
                <w:sz w:val="17"/>
              </w:rPr>
              <w:t>0</w:t>
            </w:r>
          </w:p>
        </w:tc>
        <w:tc>
          <w:tcPr>
            <w:tcW w:w="901" w:type="dxa"/>
            <w:tcMar>
              <w:top w:w="70" w:type="dxa"/>
              <w:left w:w="80" w:type="dxa"/>
              <w:bottom w:w="70" w:type="dxa"/>
              <w:right w:w="80" w:type="dxa"/>
            </w:tcMar>
            <w:vAlign w:val="center"/>
          </w:tcPr>
          <w:p w14:paraId="76812A06" w14:textId="77777777" w:rsidR="005660AF" w:rsidRDefault="00000000">
            <w:pPr>
              <w:pStyle w:val="Compact"/>
              <w:spacing w:before="0" w:after="40" w:line="240" w:lineRule="auto"/>
              <w:jc w:val="center"/>
            </w:pPr>
            <w:r>
              <w:rPr>
                <w:sz w:val="17"/>
              </w:rPr>
              <w:t>5.3</w:t>
            </w:r>
          </w:p>
        </w:tc>
        <w:tc>
          <w:tcPr>
            <w:tcW w:w="1045" w:type="dxa"/>
            <w:tcMar>
              <w:top w:w="70" w:type="dxa"/>
              <w:left w:w="80" w:type="dxa"/>
              <w:bottom w:w="70" w:type="dxa"/>
              <w:right w:w="80" w:type="dxa"/>
            </w:tcMar>
            <w:vAlign w:val="center"/>
          </w:tcPr>
          <w:p w14:paraId="54361BDF" w14:textId="77777777" w:rsidR="005660AF" w:rsidRDefault="00000000">
            <w:pPr>
              <w:pStyle w:val="Compact"/>
              <w:spacing w:before="0" w:after="40" w:line="240" w:lineRule="auto"/>
              <w:jc w:val="center"/>
            </w:pPr>
            <w:r>
              <w:rPr>
                <w:sz w:val="17"/>
              </w:rPr>
              <w:t>4.3</w:t>
            </w:r>
          </w:p>
        </w:tc>
      </w:tr>
      <w:tr w:rsidR="005660AF" w14:paraId="2106021C" w14:textId="77777777" w:rsidTr="00AF069C">
        <w:tc>
          <w:tcPr>
            <w:tcW w:w="1418" w:type="dxa"/>
            <w:tcMar>
              <w:top w:w="70" w:type="dxa"/>
              <w:left w:w="80" w:type="dxa"/>
              <w:bottom w:w="70" w:type="dxa"/>
              <w:right w:w="80" w:type="dxa"/>
            </w:tcMar>
            <w:vAlign w:val="center"/>
          </w:tcPr>
          <w:p w14:paraId="0EC92082" w14:textId="77777777" w:rsidR="005660AF" w:rsidRDefault="00000000">
            <w:pPr>
              <w:pStyle w:val="Compact"/>
              <w:spacing w:before="0" w:after="40" w:line="240" w:lineRule="auto"/>
            </w:pPr>
            <w:r>
              <w:rPr>
                <w:sz w:val="17"/>
              </w:rPr>
              <w:t>Retrieval/recall</w:t>
            </w:r>
          </w:p>
        </w:tc>
        <w:tc>
          <w:tcPr>
            <w:tcW w:w="444" w:type="dxa"/>
            <w:tcMar>
              <w:top w:w="70" w:type="dxa"/>
              <w:left w:w="80" w:type="dxa"/>
              <w:bottom w:w="70" w:type="dxa"/>
              <w:right w:w="80" w:type="dxa"/>
            </w:tcMar>
            <w:vAlign w:val="center"/>
          </w:tcPr>
          <w:p w14:paraId="54F0D632" w14:textId="77777777" w:rsidR="005660AF" w:rsidRDefault="00000000">
            <w:pPr>
              <w:pStyle w:val="Compact"/>
              <w:spacing w:before="0" w:after="40" w:line="240" w:lineRule="auto"/>
              <w:jc w:val="center"/>
            </w:pPr>
            <w:r>
              <w:rPr>
                <w:sz w:val="17"/>
              </w:rPr>
              <w:t>5</w:t>
            </w:r>
          </w:p>
        </w:tc>
        <w:tc>
          <w:tcPr>
            <w:tcW w:w="901" w:type="dxa"/>
            <w:tcMar>
              <w:top w:w="70" w:type="dxa"/>
              <w:left w:w="80" w:type="dxa"/>
              <w:bottom w:w="70" w:type="dxa"/>
              <w:right w:w="80" w:type="dxa"/>
            </w:tcMar>
            <w:vAlign w:val="center"/>
          </w:tcPr>
          <w:p w14:paraId="36561421" w14:textId="77777777" w:rsidR="005660AF" w:rsidRDefault="00000000">
            <w:pPr>
              <w:pStyle w:val="Compact"/>
              <w:spacing w:before="0" w:after="40" w:line="240" w:lineRule="auto"/>
              <w:jc w:val="center"/>
            </w:pPr>
            <w:r>
              <w:rPr>
                <w:sz w:val="17"/>
              </w:rPr>
              <w:t>100</w:t>
            </w:r>
          </w:p>
        </w:tc>
        <w:tc>
          <w:tcPr>
            <w:tcW w:w="901" w:type="dxa"/>
            <w:tcMar>
              <w:top w:w="70" w:type="dxa"/>
              <w:left w:w="80" w:type="dxa"/>
              <w:bottom w:w="70" w:type="dxa"/>
              <w:right w:w="80" w:type="dxa"/>
            </w:tcMar>
            <w:vAlign w:val="center"/>
          </w:tcPr>
          <w:p w14:paraId="1F4F1945" w14:textId="77777777" w:rsidR="005660AF" w:rsidRDefault="00000000">
            <w:pPr>
              <w:pStyle w:val="Compact"/>
              <w:spacing w:before="0" w:after="40" w:line="240" w:lineRule="auto"/>
              <w:jc w:val="center"/>
            </w:pPr>
            <w:r>
              <w:rPr>
                <w:sz w:val="17"/>
              </w:rPr>
              <w:t>0</w:t>
            </w:r>
          </w:p>
        </w:tc>
        <w:tc>
          <w:tcPr>
            <w:tcW w:w="901" w:type="dxa"/>
            <w:tcMar>
              <w:top w:w="70" w:type="dxa"/>
              <w:left w:w="80" w:type="dxa"/>
              <w:bottom w:w="70" w:type="dxa"/>
              <w:right w:w="80" w:type="dxa"/>
            </w:tcMar>
            <w:vAlign w:val="center"/>
          </w:tcPr>
          <w:p w14:paraId="38893965" w14:textId="77777777" w:rsidR="005660AF" w:rsidRDefault="00000000">
            <w:pPr>
              <w:pStyle w:val="Compact"/>
              <w:spacing w:before="0" w:after="40" w:line="240" w:lineRule="auto"/>
              <w:jc w:val="center"/>
            </w:pPr>
            <w:r>
              <w:rPr>
                <w:sz w:val="17"/>
              </w:rPr>
              <w:t>100</w:t>
            </w:r>
          </w:p>
        </w:tc>
        <w:tc>
          <w:tcPr>
            <w:tcW w:w="901" w:type="dxa"/>
            <w:tcMar>
              <w:top w:w="70" w:type="dxa"/>
              <w:left w:w="80" w:type="dxa"/>
              <w:bottom w:w="70" w:type="dxa"/>
              <w:right w:w="80" w:type="dxa"/>
            </w:tcMar>
            <w:vAlign w:val="center"/>
          </w:tcPr>
          <w:p w14:paraId="036B9C8E" w14:textId="77777777" w:rsidR="005660AF" w:rsidRDefault="00000000">
            <w:pPr>
              <w:pStyle w:val="Compact"/>
              <w:spacing w:before="0" w:after="40" w:line="240" w:lineRule="auto"/>
              <w:jc w:val="center"/>
            </w:pPr>
            <w:r>
              <w:rPr>
                <w:sz w:val="17"/>
              </w:rPr>
              <w:t>100</w:t>
            </w:r>
          </w:p>
        </w:tc>
        <w:tc>
          <w:tcPr>
            <w:tcW w:w="901" w:type="dxa"/>
            <w:tcMar>
              <w:top w:w="70" w:type="dxa"/>
              <w:left w:w="80" w:type="dxa"/>
              <w:bottom w:w="70" w:type="dxa"/>
              <w:right w:w="80" w:type="dxa"/>
            </w:tcMar>
            <w:vAlign w:val="center"/>
          </w:tcPr>
          <w:p w14:paraId="5261A44A" w14:textId="77777777" w:rsidR="005660AF" w:rsidRDefault="00000000">
            <w:pPr>
              <w:pStyle w:val="Compact"/>
              <w:spacing w:before="0" w:after="40" w:line="240" w:lineRule="auto"/>
              <w:jc w:val="center"/>
            </w:pPr>
            <w:r>
              <w:rPr>
                <w:sz w:val="17"/>
              </w:rPr>
              <w:t>80</w:t>
            </w:r>
          </w:p>
        </w:tc>
        <w:tc>
          <w:tcPr>
            <w:tcW w:w="901" w:type="dxa"/>
            <w:tcMar>
              <w:top w:w="70" w:type="dxa"/>
              <w:left w:w="80" w:type="dxa"/>
              <w:bottom w:w="70" w:type="dxa"/>
              <w:right w:w="80" w:type="dxa"/>
            </w:tcMar>
            <w:vAlign w:val="center"/>
          </w:tcPr>
          <w:p w14:paraId="06E88746" w14:textId="77777777" w:rsidR="005660AF" w:rsidRDefault="00000000">
            <w:pPr>
              <w:pStyle w:val="Compact"/>
              <w:spacing w:before="0" w:after="40" w:line="240" w:lineRule="auto"/>
              <w:jc w:val="center"/>
            </w:pPr>
            <w:r>
              <w:rPr>
                <w:sz w:val="17"/>
              </w:rPr>
              <w:t>80</w:t>
            </w:r>
          </w:p>
        </w:tc>
        <w:tc>
          <w:tcPr>
            <w:tcW w:w="901" w:type="dxa"/>
            <w:tcMar>
              <w:top w:w="70" w:type="dxa"/>
              <w:left w:w="80" w:type="dxa"/>
              <w:bottom w:w="70" w:type="dxa"/>
              <w:right w:w="80" w:type="dxa"/>
            </w:tcMar>
            <w:vAlign w:val="center"/>
          </w:tcPr>
          <w:p w14:paraId="219A3A7C" w14:textId="77777777" w:rsidR="005660AF" w:rsidRDefault="00000000">
            <w:pPr>
              <w:pStyle w:val="Compact"/>
              <w:spacing w:before="0" w:after="40" w:line="240" w:lineRule="auto"/>
              <w:jc w:val="center"/>
            </w:pPr>
            <w:r>
              <w:rPr>
                <w:sz w:val="17"/>
              </w:rPr>
              <w:t>5.6</w:t>
            </w:r>
          </w:p>
        </w:tc>
        <w:tc>
          <w:tcPr>
            <w:tcW w:w="1045" w:type="dxa"/>
            <w:tcMar>
              <w:top w:w="70" w:type="dxa"/>
              <w:left w:w="80" w:type="dxa"/>
              <w:bottom w:w="70" w:type="dxa"/>
              <w:right w:w="80" w:type="dxa"/>
            </w:tcMar>
            <w:vAlign w:val="center"/>
          </w:tcPr>
          <w:p w14:paraId="34C26769" w14:textId="77777777" w:rsidR="005660AF" w:rsidRDefault="00000000">
            <w:pPr>
              <w:pStyle w:val="Compact"/>
              <w:spacing w:before="0" w:after="40" w:line="240" w:lineRule="auto"/>
              <w:jc w:val="center"/>
            </w:pPr>
            <w:r>
              <w:rPr>
                <w:sz w:val="17"/>
              </w:rPr>
              <w:t>4.3</w:t>
            </w:r>
          </w:p>
        </w:tc>
      </w:tr>
      <w:tr w:rsidR="005660AF" w14:paraId="5F8F6F88" w14:textId="77777777" w:rsidTr="00AF069C">
        <w:tc>
          <w:tcPr>
            <w:tcW w:w="1418" w:type="dxa"/>
            <w:tcMar>
              <w:top w:w="70" w:type="dxa"/>
              <w:left w:w="80" w:type="dxa"/>
              <w:bottom w:w="70" w:type="dxa"/>
              <w:right w:w="80" w:type="dxa"/>
            </w:tcMar>
            <w:vAlign w:val="center"/>
          </w:tcPr>
          <w:p w14:paraId="7E8BB346" w14:textId="77777777" w:rsidR="005660AF" w:rsidRDefault="00000000">
            <w:pPr>
              <w:pStyle w:val="Compact"/>
              <w:spacing w:before="0" w:after="40" w:line="240" w:lineRule="auto"/>
            </w:pPr>
            <w:r>
              <w:rPr>
                <w:sz w:val="17"/>
              </w:rPr>
              <w:t>Leading/loaded</w:t>
            </w:r>
          </w:p>
        </w:tc>
        <w:tc>
          <w:tcPr>
            <w:tcW w:w="444" w:type="dxa"/>
            <w:tcMar>
              <w:top w:w="70" w:type="dxa"/>
              <w:left w:w="80" w:type="dxa"/>
              <w:bottom w:w="70" w:type="dxa"/>
              <w:right w:w="80" w:type="dxa"/>
            </w:tcMar>
            <w:vAlign w:val="center"/>
          </w:tcPr>
          <w:p w14:paraId="50699318" w14:textId="77777777" w:rsidR="005660AF" w:rsidRDefault="00000000">
            <w:pPr>
              <w:pStyle w:val="Compact"/>
              <w:spacing w:before="0" w:after="40" w:line="240" w:lineRule="auto"/>
              <w:jc w:val="center"/>
            </w:pPr>
            <w:r>
              <w:rPr>
                <w:sz w:val="17"/>
              </w:rPr>
              <w:t>5</w:t>
            </w:r>
          </w:p>
        </w:tc>
        <w:tc>
          <w:tcPr>
            <w:tcW w:w="901" w:type="dxa"/>
            <w:tcMar>
              <w:top w:w="70" w:type="dxa"/>
              <w:left w:w="80" w:type="dxa"/>
              <w:bottom w:w="70" w:type="dxa"/>
              <w:right w:w="80" w:type="dxa"/>
            </w:tcMar>
            <w:vAlign w:val="center"/>
          </w:tcPr>
          <w:p w14:paraId="7D3CD38F" w14:textId="77777777" w:rsidR="005660AF" w:rsidRDefault="00000000">
            <w:pPr>
              <w:pStyle w:val="Compact"/>
              <w:spacing w:before="0" w:after="40" w:line="240" w:lineRule="auto"/>
              <w:jc w:val="center"/>
            </w:pPr>
            <w:r>
              <w:rPr>
                <w:sz w:val="17"/>
              </w:rPr>
              <w:t>40</w:t>
            </w:r>
          </w:p>
        </w:tc>
        <w:tc>
          <w:tcPr>
            <w:tcW w:w="901" w:type="dxa"/>
            <w:tcMar>
              <w:top w:w="70" w:type="dxa"/>
              <w:left w:w="80" w:type="dxa"/>
              <w:bottom w:w="70" w:type="dxa"/>
              <w:right w:w="80" w:type="dxa"/>
            </w:tcMar>
            <w:vAlign w:val="center"/>
          </w:tcPr>
          <w:p w14:paraId="218D1EF8" w14:textId="77777777" w:rsidR="005660AF" w:rsidRDefault="00000000">
            <w:pPr>
              <w:pStyle w:val="Compact"/>
              <w:spacing w:before="0" w:after="40" w:line="240" w:lineRule="auto"/>
              <w:jc w:val="center"/>
            </w:pPr>
            <w:r>
              <w:rPr>
                <w:sz w:val="17"/>
              </w:rPr>
              <w:t>20</w:t>
            </w:r>
          </w:p>
        </w:tc>
        <w:tc>
          <w:tcPr>
            <w:tcW w:w="901" w:type="dxa"/>
            <w:tcMar>
              <w:top w:w="70" w:type="dxa"/>
              <w:left w:w="80" w:type="dxa"/>
              <w:bottom w:w="70" w:type="dxa"/>
              <w:right w:w="80" w:type="dxa"/>
            </w:tcMar>
            <w:vAlign w:val="center"/>
          </w:tcPr>
          <w:p w14:paraId="3DE9D9E6" w14:textId="77777777" w:rsidR="005660AF" w:rsidRDefault="00000000">
            <w:pPr>
              <w:pStyle w:val="Compact"/>
              <w:spacing w:before="0" w:after="40" w:line="240" w:lineRule="auto"/>
              <w:jc w:val="center"/>
            </w:pPr>
            <w:r>
              <w:rPr>
                <w:sz w:val="17"/>
              </w:rPr>
              <w:t>100</w:t>
            </w:r>
          </w:p>
        </w:tc>
        <w:tc>
          <w:tcPr>
            <w:tcW w:w="901" w:type="dxa"/>
            <w:tcMar>
              <w:top w:w="70" w:type="dxa"/>
              <w:left w:w="80" w:type="dxa"/>
              <w:bottom w:w="70" w:type="dxa"/>
              <w:right w:w="80" w:type="dxa"/>
            </w:tcMar>
            <w:vAlign w:val="center"/>
          </w:tcPr>
          <w:p w14:paraId="4F59232C" w14:textId="77777777" w:rsidR="005660AF" w:rsidRDefault="00000000">
            <w:pPr>
              <w:pStyle w:val="Compact"/>
              <w:spacing w:before="0" w:after="40" w:line="240" w:lineRule="auto"/>
              <w:jc w:val="center"/>
            </w:pPr>
            <w:r>
              <w:rPr>
                <w:sz w:val="17"/>
              </w:rPr>
              <w:t>80</w:t>
            </w:r>
          </w:p>
        </w:tc>
        <w:tc>
          <w:tcPr>
            <w:tcW w:w="901" w:type="dxa"/>
            <w:tcMar>
              <w:top w:w="70" w:type="dxa"/>
              <w:left w:w="80" w:type="dxa"/>
              <w:bottom w:w="70" w:type="dxa"/>
              <w:right w:w="80" w:type="dxa"/>
            </w:tcMar>
            <w:vAlign w:val="center"/>
          </w:tcPr>
          <w:p w14:paraId="29A727ED" w14:textId="77777777" w:rsidR="005660AF" w:rsidRDefault="00000000">
            <w:pPr>
              <w:pStyle w:val="Compact"/>
              <w:spacing w:before="0" w:after="40" w:line="240" w:lineRule="auto"/>
              <w:jc w:val="center"/>
            </w:pPr>
            <w:r>
              <w:rPr>
                <w:sz w:val="17"/>
              </w:rPr>
              <w:t>80</w:t>
            </w:r>
          </w:p>
        </w:tc>
        <w:tc>
          <w:tcPr>
            <w:tcW w:w="901" w:type="dxa"/>
            <w:tcMar>
              <w:top w:w="70" w:type="dxa"/>
              <w:left w:w="80" w:type="dxa"/>
              <w:bottom w:w="70" w:type="dxa"/>
              <w:right w:w="80" w:type="dxa"/>
            </w:tcMar>
            <w:vAlign w:val="center"/>
          </w:tcPr>
          <w:p w14:paraId="0CB379E1" w14:textId="77777777" w:rsidR="005660AF" w:rsidRDefault="00000000">
            <w:pPr>
              <w:pStyle w:val="Compact"/>
              <w:spacing w:before="0" w:after="40" w:line="240" w:lineRule="auto"/>
              <w:jc w:val="center"/>
            </w:pPr>
            <w:r>
              <w:rPr>
                <w:sz w:val="17"/>
              </w:rPr>
              <w:t>40</w:t>
            </w:r>
          </w:p>
        </w:tc>
        <w:tc>
          <w:tcPr>
            <w:tcW w:w="901" w:type="dxa"/>
            <w:tcMar>
              <w:top w:w="70" w:type="dxa"/>
              <w:left w:w="80" w:type="dxa"/>
              <w:bottom w:w="70" w:type="dxa"/>
              <w:right w:w="80" w:type="dxa"/>
            </w:tcMar>
            <w:vAlign w:val="center"/>
          </w:tcPr>
          <w:p w14:paraId="5C576ADA" w14:textId="77777777" w:rsidR="005660AF" w:rsidRDefault="00000000">
            <w:pPr>
              <w:pStyle w:val="Compact"/>
              <w:spacing w:before="0" w:after="40" w:line="240" w:lineRule="auto"/>
              <w:jc w:val="center"/>
            </w:pPr>
            <w:r>
              <w:rPr>
                <w:sz w:val="17"/>
              </w:rPr>
              <w:t>6.3</w:t>
            </w:r>
          </w:p>
        </w:tc>
        <w:tc>
          <w:tcPr>
            <w:tcW w:w="1045" w:type="dxa"/>
            <w:tcMar>
              <w:top w:w="70" w:type="dxa"/>
              <w:left w:w="80" w:type="dxa"/>
              <w:bottom w:w="70" w:type="dxa"/>
              <w:right w:w="80" w:type="dxa"/>
            </w:tcMar>
            <w:vAlign w:val="center"/>
          </w:tcPr>
          <w:p w14:paraId="20AB1D4A" w14:textId="77777777" w:rsidR="005660AF" w:rsidRDefault="00000000">
            <w:pPr>
              <w:pStyle w:val="Compact"/>
              <w:spacing w:before="0" w:after="40" w:line="240" w:lineRule="auto"/>
              <w:jc w:val="center"/>
            </w:pPr>
            <w:r>
              <w:rPr>
                <w:sz w:val="17"/>
              </w:rPr>
              <w:t>3.8</w:t>
            </w:r>
          </w:p>
        </w:tc>
      </w:tr>
      <w:tr w:rsidR="005660AF" w14:paraId="07323A50" w14:textId="77777777" w:rsidTr="00AF069C">
        <w:tc>
          <w:tcPr>
            <w:tcW w:w="1418" w:type="dxa"/>
            <w:tcMar>
              <w:top w:w="70" w:type="dxa"/>
              <w:left w:w="80" w:type="dxa"/>
              <w:bottom w:w="70" w:type="dxa"/>
              <w:right w:w="80" w:type="dxa"/>
            </w:tcMar>
            <w:vAlign w:val="center"/>
          </w:tcPr>
          <w:p w14:paraId="1CB69178" w14:textId="77777777" w:rsidR="005660AF" w:rsidRDefault="00000000">
            <w:pPr>
              <w:pStyle w:val="Compact"/>
              <w:spacing w:before="0" w:after="40" w:line="240" w:lineRule="auto"/>
            </w:pPr>
            <w:r>
              <w:rPr>
                <w:sz w:val="17"/>
              </w:rPr>
              <w:t>Sensitivity</w:t>
            </w:r>
          </w:p>
        </w:tc>
        <w:tc>
          <w:tcPr>
            <w:tcW w:w="444" w:type="dxa"/>
            <w:tcMar>
              <w:top w:w="70" w:type="dxa"/>
              <w:left w:w="80" w:type="dxa"/>
              <w:bottom w:w="70" w:type="dxa"/>
              <w:right w:w="80" w:type="dxa"/>
            </w:tcMar>
            <w:vAlign w:val="center"/>
          </w:tcPr>
          <w:p w14:paraId="22F77300" w14:textId="77777777" w:rsidR="005660AF" w:rsidRDefault="00000000">
            <w:pPr>
              <w:pStyle w:val="Compact"/>
              <w:spacing w:before="0" w:after="40" w:line="240" w:lineRule="auto"/>
              <w:jc w:val="center"/>
            </w:pPr>
            <w:r>
              <w:rPr>
                <w:sz w:val="17"/>
              </w:rPr>
              <w:t>4</w:t>
            </w:r>
          </w:p>
        </w:tc>
        <w:tc>
          <w:tcPr>
            <w:tcW w:w="901" w:type="dxa"/>
            <w:tcMar>
              <w:top w:w="70" w:type="dxa"/>
              <w:left w:w="80" w:type="dxa"/>
              <w:bottom w:w="70" w:type="dxa"/>
              <w:right w:w="80" w:type="dxa"/>
            </w:tcMar>
            <w:vAlign w:val="center"/>
          </w:tcPr>
          <w:p w14:paraId="0A0388A4" w14:textId="77777777" w:rsidR="005660AF" w:rsidRDefault="00000000">
            <w:pPr>
              <w:pStyle w:val="Compact"/>
              <w:spacing w:before="0" w:after="40" w:line="240" w:lineRule="auto"/>
              <w:jc w:val="center"/>
            </w:pPr>
            <w:r>
              <w:rPr>
                <w:sz w:val="17"/>
              </w:rPr>
              <w:t>25</w:t>
            </w:r>
          </w:p>
        </w:tc>
        <w:tc>
          <w:tcPr>
            <w:tcW w:w="901" w:type="dxa"/>
            <w:tcMar>
              <w:top w:w="70" w:type="dxa"/>
              <w:left w:w="80" w:type="dxa"/>
              <w:bottom w:w="70" w:type="dxa"/>
              <w:right w:w="80" w:type="dxa"/>
            </w:tcMar>
            <w:vAlign w:val="center"/>
          </w:tcPr>
          <w:p w14:paraId="449DB38D" w14:textId="77777777" w:rsidR="005660AF" w:rsidRDefault="00000000">
            <w:pPr>
              <w:pStyle w:val="Compact"/>
              <w:spacing w:before="0" w:after="40" w:line="240" w:lineRule="auto"/>
              <w:jc w:val="center"/>
            </w:pPr>
            <w:r>
              <w:rPr>
                <w:sz w:val="17"/>
              </w:rPr>
              <w:t>50</w:t>
            </w:r>
          </w:p>
        </w:tc>
        <w:tc>
          <w:tcPr>
            <w:tcW w:w="901" w:type="dxa"/>
            <w:tcMar>
              <w:top w:w="70" w:type="dxa"/>
              <w:left w:w="80" w:type="dxa"/>
              <w:bottom w:w="70" w:type="dxa"/>
              <w:right w:w="80" w:type="dxa"/>
            </w:tcMar>
            <w:vAlign w:val="center"/>
          </w:tcPr>
          <w:p w14:paraId="70FDF5FF" w14:textId="77777777" w:rsidR="005660AF" w:rsidRDefault="00000000">
            <w:pPr>
              <w:pStyle w:val="Compact"/>
              <w:spacing w:before="0" w:after="40" w:line="240" w:lineRule="auto"/>
              <w:jc w:val="center"/>
            </w:pPr>
            <w:r>
              <w:rPr>
                <w:sz w:val="17"/>
              </w:rPr>
              <w:t>50</w:t>
            </w:r>
          </w:p>
        </w:tc>
        <w:tc>
          <w:tcPr>
            <w:tcW w:w="901" w:type="dxa"/>
            <w:tcMar>
              <w:top w:w="70" w:type="dxa"/>
              <w:left w:w="80" w:type="dxa"/>
              <w:bottom w:w="70" w:type="dxa"/>
              <w:right w:w="80" w:type="dxa"/>
            </w:tcMar>
            <w:vAlign w:val="center"/>
          </w:tcPr>
          <w:p w14:paraId="59D3264E" w14:textId="77777777" w:rsidR="005660AF" w:rsidRDefault="00000000">
            <w:pPr>
              <w:pStyle w:val="Compact"/>
              <w:spacing w:before="0" w:after="40" w:line="240" w:lineRule="auto"/>
              <w:jc w:val="center"/>
            </w:pPr>
            <w:r>
              <w:rPr>
                <w:sz w:val="17"/>
              </w:rPr>
              <w:t>50</w:t>
            </w:r>
          </w:p>
        </w:tc>
        <w:tc>
          <w:tcPr>
            <w:tcW w:w="901" w:type="dxa"/>
            <w:tcMar>
              <w:top w:w="70" w:type="dxa"/>
              <w:left w:w="80" w:type="dxa"/>
              <w:bottom w:w="70" w:type="dxa"/>
              <w:right w:w="80" w:type="dxa"/>
            </w:tcMar>
            <w:vAlign w:val="center"/>
          </w:tcPr>
          <w:p w14:paraId="1471631E" w14:textId="77777777" w:rsidR="005660AF" w:rsidRDefault="00000000">
            <w:pPr>
              <w:pStyle w:val="Compact"/>
              <w:spacing w:before="0" w:after="40" w:line="240" w:lineRule="auto"/>
              <w:jc w:val="center"/>
            </w:pPr>
            <w:r>
              <w:rPr>
                <w:sz w:val="17"/>
              </w:rPr>
              <w:t>50</w:t>
            </w:r>
          </w:p>
        </w:tc>
        <w:tc>
          <w:tcPr>
            <w:tcW w:w="901" w:type="dxa"/>
            <w:tcMar>
              <w:top w:w="70" w:type="dxa"/>
              <w:left w:w="80" w:type="dxa"/>
              <w:bottom w:w="70" w:type="dxa"/>
              <w:right w:w="80" w:type="dxa"/>
            </w:tcMar>
            <w:vAlign w:val="center"/>
          </w:tcPr>
          <w:p w14:paraId="5CF43523" w14:textId="77777777" w:rsidR="005660AF" w:rsidRDefault="00000000">
            <w:pPr>
              <w:pStyle w:val="Compact"/>
              <w:spacing w:before="0" w:after="40" w:line="240" w:lineRule="auto"/>
              <w:jc w:val="center"/>
            </w:pPr>
            <w:r>
              <w:rPr>
                <w:sz w:val="17"/>
              </w:rPr>
              <w:t>50</w:t>
            </w:r>
          </w:p>
        </w:tc>
        <w:tc>
          <w:tcPr>
            <w:tcW w:w="901" w:type="dxa"/>
            <w:tcMar>
              <w:top w:w="70" w:type="dxa"/>
              <w:left w:w="80" w:type="dxa"/>
              <w:bottom w:w="70" w:type="dxa"/>
              <w:right w:w="80" w:type="dxa"/>
            </w:tcMar>
            <w:vAlign w:val="center"/>
          </w:tcPr>
          <w:p w14:paraId="1FA7653F" w14:textId="77777777" w:rsidR="005660AF" w:rsidRDefault="00000000">
            <w:pPr>
              <w:pStyle w:val="Compact"/>
              <w:spacing w:before="0" w:after="40" w:line="240" w:lineRule="auto"/>
              <w:jc w:val="center"/>
            </w:pPr>
            <w:r>
              <w:rPr>
                <w:sz w:val="17"/>
              </w:rPr>
              <w:t>6.</w:t>
            </w:r>
            <w:r w:rsidR="00073E74">
              <w:rPr>
                <w:sz w:val="17"/>
              </w:rPr>
              <w:t>1</w:t>
            </w:r>
          </w:p>
        </w:tc>
        <w:tc>
          <w:tcPr>
            <w:tcW w:w="1045" w:type="dxa"/>
            <w:tcMar>
              <w:top w:w="70" w:type="dxa"/>
              <w:left w:w="80" w:type="dxa"/>
              <w:bottom w:w="70" w:type="dxa"/>
              <w:right w:w="80" w:type="dxa"/>
            </w:tcMar>
            <w:vAlign w:val="center"/>
          </w:tcPr>
          <w:p w14:paraId="73E3DA15" w14:textId="77777777" w:rsidR="005660AF" w:rsidRDefault="00000000">
            <w:pPr>
              <w:pStyle w:val="Compact"/>
              <w:spacing w:before="0" w:after="40" w:line="240" w:lineRule="auto"/>
              <w:jc w:val="center"/>
            </w:pPr>
            <w:r>
              <w:rPr>
                <w:sz w:val="17"/>
              </w:rPr>
              <w:t>4.</w:t>
            </w:r>
            <w:r w:rsidR="00073E74">
              <w:rPr>
                <w:sz w:val="17"/>
              </w:rPr>
              <w:t>3</w:t>
            </w:r>
          </w:p>
        </w:tc>
      </w:tr>
      <w:tr w:rsidR="005660AF" w14:paraId="01C442CF" w14:textId="77777777" w:rsidTr="00AF069C">
        <w:tc>
          <w:tcPr>
            <w:tcW w:w="1418" w:type="dxa"/>
            <w:tcMar>
              <w:top w:w="70" w:type="dxa"/>
              <w:left w:w="80" w:type="dxa"/>
              <w:bottom w:w="70" w:type="dxa"/>
              <w:right w:w="80" w:type="dxa"/>
            </w:tcMar>
            <w:vAlign w:val="center"/>
          </w:tcPr>
          <w:p w14:paraId="2CF3CB15" w14:textId="77777777" w:rsidR="005660AF" w:rsidRDefault="00000000">
            <w:pPr>
              <w:pStyle w:val="Compact"/>
              <w:spacing w:before="0" w:after="40" w:line="240" w:lineRule="auto"/>
            </w:pPr>
            <w:r>
              <w:rPr>
                <w:sz w:val="17"/>
              </w:rPr>
              <w:t>Complex syntax</w:t>
            </w:r>
          </w:p>
        </w:tc>
        <w:tc>
          <w:tcPr>
            <w:tcW w:w="444" w:type="dxa"/>
            <w:tcMar>
              <w:top w:w="70" w:type="dxa"/>
              <w:left w:w="80" w:type="dxa"/>
              <w:bottom w:w="70" w:type="dxa"/>
              <w:right w:w="80" w:type="dxa"/>
            </w:tcMar>
            <w:vAlign w:val="center"/>
          </w:tcPr>
          <w:p w14:paraId="1FC2AB10" w14:textId="77777777" w:rsidR="005660AF" w:rsidRDefault="00000000">
            <w:pPr>
              <w:pStyle w:val="Compact"/>
              <w:spacing w:before="0" w:after="40" w:line="240" w:lineRule="auto"/>
              <w:jc w:val="center"/>
            </w:pPr>
            <w:r>
              <w:rPr>
                <w:sz w:val="17"/>
              </w:rPr>
              <w:t>3</w:t>
            </w:r>
          </w:p>
        </w:tc>
        <w:tc>
          <w:tcPr>
            <w:tcW w:w="901" w:type="dxa"/>
            <w:tcMar>
              <w:top w:w="70" w:type="dxa"/>
              <w:left w:w="80" w:type="dxa"/>
              <w:bottom w:w="70" w:type="dxa"/>
              <w:right w:w="80" w:type="dxa"/>
            </w:tcMar>
            <w:vAlign w:val="center"/>
          </w:tcPr>
          <w:p w14:paraId="0A2954C4" w14:textId="77777777" w:rsidR="005660AF" w:rsidRDefault="00000000">
            <w:pPr>
              <w:pStyle w:val="Compact"/>
              <w:spacing w:before="0" w:after="40" w:line="240" w:lineRule="auto"/>
              <w:jc w:val="center"/>
            </w:pPr>
            <w:r>
              <w:rPr>
                <w:sz w:val="17"/>
              </w:rPr>
              <w:t>67</w:t>
            </w:r>
          </w:p>
        </w:tc>
        <w:tc>
          <w:tcPr>
            <w:tcW w:w="901" w:type="dxa"/>
            <w:tcMar>
              <w:top w:w="70" w:type="dxa"/>
              <w:left w:w="80" w:type="dxa"/>
              <w:bottom w:w="70" w:type="dxa"/>
              <w:right w:w="80" w:type="dxa"/>
            </w:tcMar>
            <w:vAlign w:val="center"/>
          </w:tcPr>
          <w:p w14:paraId="6EA58F69" w14:textId="77777777" w:rsidR="005660AF" w:rsidRDefault="00000000">
            <w:pPr>
              <w:pStyle w:val="Compact"/>
              <w:spacing w:before="0" w:after="40" w:line="240" w:lineRule="auto"/>
              <w:jc w:val="center"/>
            </w:pPr>
            <w:r>
              <w:rPr>
                <w:sz w:val="17"/>
              </w:rPr>
              <w:t>33</w:t>
            </w:r>
          </w:p>
        </w:tc>
        <w:tc>
          <w:tcPr>
            <w:tcW w:w="901" w:type="dxa"/>
            <w:tcMar>
              <w:top w:w="70" w:type="dxa"/>
              <w:left w:w="80" w:type="dxa"/>
              <w:bottom w:w="70" w:type="dxa"/>
              <w:right w:w="80" w:type="dxa"/>
            </w:tcMar>
            <w:vAlign w:val="center"/>
          </w:tcPr>
          <w:p w14:paraId="607B8F6D" w14:textId="77777777" w:rsidR="005660AF" w:rsidRDefault="00000000">
            <w:pPr>
              <w:pStyle w:val="Compact"/>
              <w:spacing w:before="0" w:after="40" w:line="240" w:lineRule="auto"/>
              <w:jc w:val="center"/>
            </w:pPr>
            <w:r>
              <w:rPr>
                <w:sz w:val="17"/>
              </w:rPr>
              <w:t>67</w:t>
            </w:r>
          </w:p>
        </w:tc>
        <w:tc>
          <w:tcPr>
            <w:tcW w:w="901" w:type="dxa"/>
            <w:tcMar>
              <w:top w:w="70" w:type="dxa"/>
              <w:left w:w="80" w:type="dxa"/>
              <w:bottom w:w="70" w:type="dxa"/>
              <w:right w:w="80" w:type="dxa"/>
            </w:tcMar>
            <w:vAlign w:val="center"/>
          </w:tcPr>
          <w:p w14:paraId="7F3A322B" w14:textId="77777777" w:rsidR="005660AF" w:rsidRDefault="00000000">
            <w:pPr>
              <w:pStyle w:val="Compact"/>
              <w:spacing w:before="0" w:after="40" w:line="240" w:lineRule="auto"/>
              <w:jc w:val="center"/>
            </w:pPr>
            <w:r>
              <w:rPr>
                <w:sz w:val="17"/>
              </w:rPr>
              <w:t>33</w:t>
            </w:r>
          </w:p>
        </w:tc>
        <w:tc>
          <w:tcPr>
            <w:tcW w:w="901" w:type="dxa"/>
            <w:tcMar>
              <w:top w:w="70" w:type="dxa"/>
              <w:left w:w="80" w:type="dxa"/>
              <w:bottom w:w="70" w:type="dxa"/>
              <w:right w:w="80" w:type="dxa"/>
            </w:tcMar>
            <w:vAlign w:val="center"/>
          </w:tcPr>
          <w:p w14:paraId="76A39933" w14:textId="77777777" w:rsidR="005660AF" w:rsidRDefault="00000000">
            <w:pPr>
              <w:pStyle w:val="Compact"/>
              <w:spacing w:before="0" w:after="40" w:line="240" w:lineRule="auto"/>
              <w:jc w:val="center"/>
            </w:pPr>
            <w:r>
              <w:rPr>
                <w:sz w:val="17"/>
              </w:rPr>
              <w:t>100</w:t>
            </w:r>
          </w:p>
        </w:tc>
        <w:tc>
          <w:tcPr>
            <w:tcW w:w="901" w:type="dxa"/>
            <w:tcMar>
              <w:top w:w="70" w:type="dxa"/>
              <w:left w:w="80" w:type="dxa"/>
              <w:bottom w:w="70" w:type="dxa"/>
              <w:right w:w="80" w:type="dxa"/>
            </w:tcMar>
            <w:vAlign w:val="center"/>
          </w:tcPr>
          <w:p w14:paraId="7D3923D9" w14:textId="77777777" w:rsidR="005660AF" w:rsidRDefault="00000000">
            <w:pPr>
              <w:pStyle w:val="Compact"/>
              <w:spacing w:before="0" w:after="40" w:line="240" w:lineRule="auto"/>
              <w:jc w:val="center"/>
            </w:pPr>
            <w:r>
              <w:rPr>
                <w:sz w:val="17"/>
              </w:rPr>
              <w:t>67</w:t>
            </w:r>
          </w:p>
        </w:tc>
        <w:tc>
          <w:tcPr>
            <w:tcW w:w="901" w:type="dxa"/>
            <w:tcMar>
              <w:top w:w="70" w:type="dxa"/>
              <w:left w:w="80" w:type="dxa"/>
              <w:bottom w:w="70" w:type="dxa"/>
              <w:right w:w="80" w:type="dxa"/>
            </w:tcMar>
            <w:vAlign w:val="center"/>
          </w:tcPr>
          <w:p w14:paraId="14213272" w14:textId="77777777" w:rsidR="005660AF" w:rsidRDefault="00073E74">
            <w:pPr>
              <w:pStyle w:val="Compact"/>
              <w:spacing w:before="0" w:after="40" w:line="240" w:lineRule="auto"/>
              <w:jc w:val="center"/>
            </w:pPr>
            <w:r>
              <w:rPr>
                <w:sz w:val="17"/>
              </w:rPr>
              <w:t>6.0</w:t>
            </w:r>
          </w:p>
        </w:tc>
        <w:tc>
          <w:tcPr>
            <w:tcW w:w="1045" w:type="dxa"/>
            <w:tcMar>
              <w:top w:w="70" w:type="dxa"/>
              <w:left w:w="80" w:type="dxa"/>
              <w:bottom w:w="70" w:type="dxa"/>
              <w:right w:w="80" w:type="dxa"/>
            </w:tcMar>
            <w:vAlign w:val="center"/>
          </w:tcPr>
          <w:p w14:paraId="58990792" w14:textId="77777777" w:rsidR="005660AF" w:rsidRDefault="00000000">
            <w:pPr>
              <w:pStyle w:val="Compact"/>
              <w:spacing w:before="0" w:after="40" w:line="240" w:lineRule="auto"/>
              <w:jc w:val="center"/>
            </w:pPr>
            <w:r>
              <w:rPr>
                <w:sz w:val="17"/>
              </w:rPr>
              <w:t>4.</w:t>
            </w:r>
            <w:r w:rsidR="00073E74">
              <w:rPr>
                <w:sz w:val="17"/>
              </w:rPr>
              <w:t>0</w:t>
            </w:r>
          </w:p>
        </w:tc>
      </w:tr>
    </w:tbl>
    <w:bookmarkEnd w:id="50"/>
    <w:p w14:paraId="6143BFB6" w14:textId="77777777" w:rsidR="005660AF" w:rsidRDefault="005660AF">
      <w:pPr>
        <w:pStyle w:val="BodyText"/>
      </w:pPr>
      <w:r>
        <w:fldChar w:fldCharType="begin"/>
      </w:r>
      <w:r>
        <w:instrText>HYPERLINK \l "tab:crossmodel" \h</w:instrText>
      </w:r>
      <w:r>
        <w:fldChar w:fldCharType="separate"/>
      </w:r>
      <w:r>
        <w:fldChar w:fldCharType="end"/>
      </w:r>
      <w:r>
        <w:t>Finally, to test performance beyond</w:t>
      </w:r>
      <w:r w:rsidR="00073E74">
        <w:t xml:space="preserve"> the proprietary</w:t>
      </w:r>
      <w:r>
        <w:t xml:space="preserve"> GPT-4o, we extended the comparison to two leading open-weight LLMs available at the time, Llama-3.3-70B-Instruct and Qwen3-32B, running on a local GPU server, and to Claude Opus 5, a newer proprietary LLM. Table 5 presents the full comparison.</w:t>
      </w:r>
    </w:p>
    <w:p w14:paraId="7F1E9204" w14:textId="6BCA7E36" w:rsidR="005660AF" w:rsidRDefault="00000000">
      <w:pPr>
        <w:pStyle w:val="TableCaption"/>
      </w:pPr>
      <w:bookmarkStart w:id="53" w:name="tab:crossmodel"/>
      <w:r>
        <w:lastRenderedPageBreak/>
        <w:t xml:space="preserve">Table </w:t>
      </w:r>
      <w:fldSimple w:instr=" SEQ Table \* ARABIC ">
        <w:r w:rsidR="005660AF">
          <w:t>5</w:t>
        </w:r>
      </w:fldSimple>
      <w:r>
        <w:t>. Four-LLM comparison across all six configurations. Det. = detection rate (sensitivity). FP/ESS = unmatched findings per ESS control question. The lower panel retains only findings with pipeline-assigned severity ≥ 5. GPT-4o values use dual-judge matching with adjudication; Llama-3.3, Qwen3, and Opus 5 values use GPT-5.4 matching. Opus 5 values are based on one run per configuration.</w:t>
      </w:r>
    </w:p>
    <w:tbl>
      <w:tblPr>
        <w:tblStyle w:val="Table"/>
        <w:tblW w:w="9072" w:type="dxa"/>
        <w:tblInd w:w="8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400"/>
        <w:gridCol w:w="959"/>
        <w:gridCol w:w="959"/>
        <w:gridCol w:w="959"/>
        <w:gridCol w:w="959"/>
        <w:gridCol w:w="959"/>
        <w:gridCol w:w="959"/>
        <w:gridCol w:w="959"/>
        <w:gridCol w:w="959"/>
      </w:tblGrid>
      <w:tr w:rsidR="007A602D" w14:paraId="1B6AFD7F" w14:textId="77777777" w:rsidTr="007A602D">
        <w:trPr>
          <w:cnfStyle w:val="100000000000" w:firstRow="1" w:lastRow="0" w:firstColumn="0" w:lastColumn="0" w:oddVBand="0" w:evenVBand="0" w:oddHBand="0" w:evenHBand="0" w:firstRowFirstColumn="0" w:firstRowLastColumn="0" w:lastRowFirstColumn="0" w:lastRowLastColumn="0"/>
          <w:tblHeader/>
        </w:trPr>
        <w:tc>
          <w:tcPr>
            <w:tcW w:w="1400" w:type="dxa"/>
            <w:shd w:val="clear" w:color="auto" w:fill="E7E6E6"/>
            <w:tcMar>
              <w:top w:w="60" w:type="dxa"/>
              <w:left w:w="55" w:type="dxa"/>
              <w:bottom w:w="60" w:type="dxa"/>
              <w:right w:w="55" w:type="dxa"/>
            </w:tcMar>
            <w:vAlign w:val="center"/>
          </w:tcPr>
          <w:p w14:paraId="52D49FAF" w14:textId="77777777" w:rsidR="007A602D" w:rsidRDefault="007A602D">
            <w:pPr>
              <w:spacing w:after="20" w:line="240" w:lineRule="auto"/>
            </w:pPr>
          </w:p>
        </w:tc>
        <w:tc>
          <w:tcPr>
            <w:tcW w:w="1918" w:type="dxa"/>
            <w:gridSpan w:val="2"/>
            <w:shd w:val="clear" w:color="auto" w:fill="E7E6E6"/>
            <w:tcMar>
              <w:top w:w="60" w:type="dxa"/>
              <w:left w:w="55" w:type="dxa"/>
              <w:bottom w:w="60" w:type="dxa"/>
              <w:right w:w="55" w:type="dxa"/>
            </w:tcMar>
            <w:vAlign w:val="center"/>
          </w:tcPr>
          <w:p w14:paraId="41FEDC8F" w14:textId="77777777" w:rsidR="007A602D" w:rsidRDefault="00000000">
            <w:pPr>
              <w:spacing w:after="20" w:line="240" w:lineRule="auto"/>
              <w:jc w:val="center"/>
            </w:pPr>
            <w:r>
              <w:rPr>
                <w:b/>
                <w:sz w:val="15"/>
              </w:rPr>
              <w:t>GPT-4o</w:t>
            </w:r>
          </w:p>
        </w:tc>
        <w:tc>
          <w:tcPr>
            <w:tcW w:w="1918" w:type="dxa"/>
            <w:gridSpan w:val="2"/>
            <w:shd w:val="clear" w:color="auto" w:fill="E7E6E6"/>
            <w:tcMar>
              <w:top w:w="60" w:type="dxa"/>
              <w:left w:w="55" w:type="dxa"/>
              <w:bottom w:w="60" w:type="dxa"/>
              <w:right w:w="55" w:type="dxa"/>
            </w:tcMar>
            <w:vAlign w:val="center"/>
          </w:tcPr>
          <w:p w14:paraId="69602793" w14:textId="77777777" w:rsidR="007A602D" w:rsidRDefault="00000000">
            <w:pPr>
              <w:spacing w:after="20" w:line="240" w:lineRule="auto"/>
              <w:jc w:val="center"/>
            </w:pPr>
            <w:r>
              <w:rPr>
                <w:b/>
                <w:sz w:val="15"/>
              </w:rPr>
              <w:t>Llama-3.3-70B</w:t>
            </w:r>
          </w:p>
        </w:tc>
        <w:tc>
          <w:tcPr>
            <w:tcW w:w="1918" w:type="dxa"/>
            <w:gridSpan w:val="2"/>
            <w:shd w:val="clear" w:color="auto" w:fill="E7E6E6"/>
            <w:tcMar>
              <w:top w:w="60" w:type="dxa"/>
              <w:left w:w="55" w:type="dxa"/>
              <w:bottom w:w="60" w:type="dxa"/>
              <w:right w:w="55" w:type="dxa"/>
            </w:tcMar>
            <w:vAlign w:val="center"/>
          </w:tcPr>
          <w:p w14:paraId="28DB1323" w14:textId="77777777" w:rsidR="007A602D" w:rsidRDefault="00000000">
            <w:pPr>
              <w:spacing w:after="20" w:line="240" w:lineRule="auto"/>
              <w:jc w:val="center"/>
            </w:pPr>
            <w:r>
              <w:rPr>
                <w:b/>
                <w:sz w:val="15"/>
              </w:rPr>
              <w:t>Qwen3-32B</w:t>
            </w:r>
          </w:p>
        </w:tc>
        <w:tc>
          <w:tcPr>
            <w:tcW w:w="1918" w:type="dxa"/>
            <w:gridSpan w:val="2"/>
            <w:shd w:val="clear" w:color="auto" w:fill="E7E6E6"/>
            <w:tcMar>
              <w:top w:w="60" w:type="dxa"/>
              <w:left w:w="55" w:type="dxa"/>
              <w:bottom w:w="60" w:type="dxa"/>
              <w:right w:w="55" w:type="dxa"/>
            </w:tcMar>
            <w:vAlign w:val="center"/>
          </w:tcPr>
          <w:p w14:paraId="7779EC4B" w14:textId="77777777" w:rsidR="007A602D" w:rsidRDefault="00000000">
            <w:pPr>
              <w:spacing w:after="20" w:line="240" w:lineRule="auto"/>
              <w:jc w:val="center"/>
            </w:pPr>
            <w:r>
              <w:rPr>
                <w:b/>
                <w:sz w:val="15"/>
              </w:rPr>
              <w:t>Opus 5</w:t>
            </w:r>
          </w:p>
        </w:tc>
      </w:tr>
      <w:tr w:rsidR="007A602D" w14:paraId="5B5916F7" w14:textId="77777777" w:rsidTr="007A602D">
        <w:trPr>
          <w:cnfStyle w:val="100000000000" w:firstRow="1" w:lastRow="0" w:firstColumn="0" w:lastColumn="0" w:oddVBand="0" w:evenVBand="0" w:oddHBand="0" w:evenHBand="0" w:firstRowFirstColumn="0" w:firstRowLastColumn="0" w:lastRowFirstColumn="0" w:lastRowLastColumn="0"/>
          <w:tblHeader/>
        </w:trPr>
        <w:tc>
          <w:tcPr>
            <w:tcW w:w="1400" w:type="dxa"/>
            <w:shd w:val="clear" w:color="auto" w:fill="E7E6E6"/>
            <w:tcMar>
              <w:top w:w="60" w:type="dxa"/>
              <w:left w:w="55" w:type="dxa"/>
              <w:bottom w:w="60" w:type="dxa"/>
              <w:right w:w="55" w:type="dxa"/>
            </w:tcMar>
            <w:vAlign w:val="center"/>
          </w:tcPr>
          <w:p w14:paraId="728BBB8A" w14:textId="77777777" w:rsidR="007A602D" w:rsidRDefault="00000000">
            <w:pPr>
              <w:spacing w:after="20" w:line="240" w:lineRule="auto"/>
            </w:pPr>
            <w:r>
              <w:rPr>
                <w:b/>
                <w:sz w:val="15"/>
              </w:rPr>
              <w:t>Config</w:t>
            </w:r>
          </w:p>
        </w:tc>
        <w:tc>
          <w:tcPr>
            <w:tcW w:w="959" w:type="dxa"/>
            <w:shd w:val="clear" w:color="auto" w:fill="E7E6E6"/>
            <w:tcMar>
              <w:top w:w="60" w:type="dxa"/>
              <w:left w:w="55" w:type="dxa"/>
              <w:bottom w:w="60" w:type="dxa"/>
              <w:right w:w="55" w:type="dxa"/>
            </w:tcMar>
            <w:vAlign w:val="center"/>
          </w:tcPr>
          <w:p w14:paraId="75A68521" w14:textId="77777777" w:rsidR="007A602D" w:rsidRDefault="00000000">
            <w:pPr>
              <w:spacing w:after="20" w:line="240" w:lineRule="auto"/>
              <w:jc w:val="center"/>
            </w:pPr>
            <w:r>
              <w:rPr>
                <w:b/>
                <w:sz w:val="15"/>
              </w:rPr>
              <w:t>Det.</w:t>
            </w:r>
          </w:p>
        </w:tc>
        <w:tc>
          <w:tcPr>
            <w:tcW w:w="959" w:type="dxa"/>
            <w:shd w:val="clear" w:color="auto" w:fill="E7E6E6"/>
            <w:tcMar>
              <w:top w:w="60" w:type="dxa"/>
              <w:left w:w="55" w:type="dxa"/>
              <w:bottom w:w="60" w:type="dxa"/>
              <w:right w:w="55" w:type="dxa"/>
            </w:tcMar>
            <w:vAlign w:val="center"/>
          </w:tcPr>
          <w:p w14:paraId="104E47B1" w14:textId="77777777" w:rsidR="007A602D" w:rsidRDefault="00000000">
            <w:pPr>
              <w:spacing w:after="20" w:line="240" w:lineRule="auto"/>
              <w:jc w:val="center"/>
            </w:pPr>
            <w:r>
              <w:rPr>
                <w:b/>
                <w:sz w:val="15"/>
              </w:rPr>
              <w:t>FP/ESS</w:t>
            </w:r>
          </w:p>
        </w:tc>
        <w:tc>
          <w:tcPr>
            <w:tcW w:w="959" w:type="dxa"/>
            <w:shd w:val="clear" w:color="auto" w:fill="E7E6E6"/>
            <w:tcMar>
              <w:top w:w="60" w:type="dxa"/>
              <w:left w:w="55" w:type="dxa"/>
              <w:bottom w:w="60" w:type="dxa"/>
              <w:right w:w="55" w:type="dxa"/>
            </w:tcMar>
            <w:vAlign w:val="center"/>
          </w:tcPr>
          <w:p w14:paraId="2620F8CA" w14:textId="77777777" w:rsidR="007A602D" w:rsidRDefault="00000000">
            <w:pPr>
              <w:spacing w:after="20" w:line="240" w:lineRule="auto"/>
              <w:jc w:val="center"/>
            </w:pPr>
            <w:r>
              <w:rPr>
                <w:b/>
                <w:sz w:val="15"/>
              </w:rPr>
              <w:t>Det.</w:t>
            </w:r>
          </w:p>
        </w:tc>
        <w:tc>
          <w:tcPr>
            <w:tcW w:w="959" w:type="dxa"/>
            <w:shd w:val="clear" w:color="auto" w:fill="E7E6E6"/>
            <w:tcMar>
              <w:top w:w="60" w:type="dxa"/>
              <w:left w:w="55" w:type="dxa"/>
              <w:bottom w:w="60" w:type="dxa"/>
              <w:right w:w="55" w:type="dxa"/>
            </w:tcMar>
            <w:vAlign w:val="center"/>
          </w:tcPr>
          <w:p w14:paraId="59F52CA8" w14:textId="77777777" w:rsidR="007A602D" w:rsidRDefault="00000000">
            <w:pPr>
              <w:spacing w:after="20" w:line="240" w:lineRule="auto"/>
              <w:jc w:val="center"/>
            </w:pPr>
            <w:r>
              <w:rPr>
                <w:b/>
                <w:sz w:val="15"/>
              </w:rPr>
              <w:t>FP/ESS</w:t>
            </w:r>
          </w:p>
        </w:tc>
        <w:tc>
          <w:tcPr>
            <w:tcW w:w="959" w:type="dxa"/>
            <w:shd w:val="clear" w:color="auto" w:fill="E7E6E6"/>
            <w:tcMar>
              <w:top w:w="60" w:type="dxa"/>
              <w:left w:w="55" w:type="dxa"/>
              <w:bottom w:w="60" w:type="dxa"/>
              <w:right w:w="55" w:type="dxa"/>
            </w:tcMar>
            <w:vAlign w:val="center"/>
          </w:tcPr>
          <w:p w14:paraId="2DBF099E" w14:textId="77777777" w:rsidR="007A602D" w:rsidRDefault="00000000">
            <w:pPr>
              <w:spacing w:after="20" w:line="240" w:lineRule="auto"/>
              <w:jc w:val="center"/>
            </w:pPr>
            <w:r>
              <w:rPr>
                <w:b/>
                <w:sz w:val="15"/>
              </w:rPr>
              <w:t>Det.</w:t>
            </w:r>
          </w:p>
        </w:tc>
        <w:tc>
          <w:tcPr>
            <w:tcW w:w="959" w:type="dxa"/>
            <w:shd w:val="clear" w:color="auto" w:fill="E7E6E6"/>
            <w:tcMar>
              <w:top w:w="60" w:type="dxa"/>
              <w:left w:w="55" w:type="dxa"/>
              <w:bottom w:w="60" w:type="dxa"/>
              <w:right w:w="55" w:type="dxa"/>
            </w:tcMar>
            <w:vAlign w:val="center"/>
          </w:tcPr>
          <w:p w14:paraId="14E0AB0C" w14:textId="77777777" w:rsidR="007A602D" w:rsidRDefault="00000000">
            <w:pPr>
              <w:spacing w:after="20" w:line="240" w:lineRule="auto"/>
              <w:jc w:val="center"/>
            </w:pPr>
            <w:r>
              <w:rPr>
                <w:b/>
                <w:sz w:val="15"/>
              </w:rPr>
              <w:t>FP/ESS</w:t>
            </w:r>
          </w:p>
        </w:tc>
        <w:tc>
          <w:tcPr>
            <w:tcW w:w="959" w:type="dxa"/>
            <w:shd w:val="clear" w:color="auto" w:fill="E7E6E6"/>
            <w:tcMar>
              <w:top w:w="60" w:type="dxa"/>
              <w:left w:w="55" w:type="dxa"/>
              <w:bottom w:w="60" w:type="dxa"/>
              <w:right w:w="55" w:type="dxa"/>
            </w:tcMar>
            <w:vAlign w:val="center"/>
          </w:tcPr>
          <w:p w14:paraId="0A0EAB21" w14:textId="77777777" w:rsidR="007A602D" w:rsidRDefault="00000000">
            <w:pPr>
              <w:spacing w:after="20" w:line="240" w:lineRule="auto"/>
              <w:jc w:val="center"/>
            </w:pPr>
            <w:r>
              <w:rPr>
                <w:b/>
                <w:sz w:val="15"/>
              </w:rPr>
              <w:t>Det.</w:t>
            </w:r>
          </w:p>
        </w:tc>
        <w:tc>
          <w:tcPr>
            <w:tcW w:w="959" w:type="dxa"/>
            <w:shd w:val="clear" w:color="auto" w:fill="E7E6E6"/>
            <w:tcMar>
              <w:top w:w="60" w:type="dxa"/>
              <w:left w:w="55" w:type="dxa"/>
              <w:bottom w:w="60" w:type="dxa"/>
              <w:right w:w="55" w:type="dxa"/>
            </w:tcMar>
            <w:vAlign w:val="center"/>
          </w:tcPr>
          <w:p w14:paraId="6FC7B434" w14:textId="77777777" w:rsidR="007A602D" w:rsidRDefault="00000000">
            <w:pPr>
              <w:spacing w:after="20" w:line="240" w:lineRule="auto"/>
              <w:jc w:val="center"/>
            </w:pPr>
            <w:r>
              <w:rPr>
                <w:b/>
                <w:sz w:val="15"/>
              </w:rPr>
              <w:t>FP/ESS</w:t>
            </w:r>
          </w:p>
        </w:tc>
      </w:tr>
      <w:tr w:rsidR="007A602D" w14:paraId="4CF8EDCB" w14:textId="77777777" w:rsidTr="007A602D">
        <w:tc>
          <w:tcPr>
            <w:tcW w:w="9072" w:type="dxa"/>
            <w:gridSpan w:val="9"/>
            <w:shd w:val="clear" w:color="auto" w:fill="F2F2F2"/>
            <w:tcMar>
              <w:top w:w="60" w:type="dxa"/>
              <w:left w:w="55" w:type="dxa"/>
              <w:bottom w:w="60" w:type="dxa"/>
              <w:right w:w="55" w:type="dxa"/>
            </w:tcMar>
            <w:vAlign w:val="center"/>
          </w:tcPr>
          <w:p w14:paraId="03D2E71D" w14:textId="77777777" w:rsidR="007A602D" w:rsidRDefault="00000000">
            <w:pPr>
              <w:spacing w:after="20" w:line="240" w:lineRule="auto"/>
            </w:pPr>
            <w:r>
              <w:rPr>
                <w:i/>
                <w:sz w:val="15"/>
              </w:rPr>
              <w:t>All findings</w:t>
            </w:r>
          </w:p>
        </w:tc>
      </w:tr>
      <w:tr w:rsidR="007A602D" w14:paraId="6C161D43" w14:textId="77777777" w:rsidTr="007A602D">
        <w:tc>
          <w:tcPr>
            <w:tcW w:w="1400" w:type="dxa"/>
            <w:tcMar>
              <w:top w:w="60" w:type="dxa"/>
              <w:left w:w="55" w:type="dxa"/>
              <w:bottom w:w="60" w:type="dxa"/>
              <w:right w:w="55" w:type="dxa"/>
            </w:tcMar>
            <w:vAlign w:val="center"/>
          </w:tcPr>
          <w:p w14:paraId="04C76FAC" w14:textId="77777777" w:rsidR="007A602D" w:rsidRDefault="00000000">
            <w:pPr>
              <w:spacing w:after="20" w:line="240" w:lineRule="auto"/>
            </w:pPr>
            <w:r>
              <w:rPr>
                <w:sz w:val="15"/>
              </w:rPr>
              <w:t>CI-Open</w:t>
            </w:r>
          </w:p>
        </w:tc>
        <w:tc>
          <w:tcPr>
            <w:tcW w:w="959" w:type="dxa"/>
            <w:tcMar>
              <w:top w:w="60" w:type="dxa"/>
              <w:left w:w="55" w:type="dxa"/>
              <w:bottom w:w="60" w:type="dxa"/>
              <w:right w:w="55" w:type="dxa"/>
            </w:tcMar>
            <w:vAlign w:val="center"/>
          </w:tcPr>
          <w:p w14:paraId="7213D4AD" w14:textId="77777777" w:rsidR="007A602D" w:rsidRDefault="00000000">
            <w:pPr>
              <w:spacing w:after="20" w:line="240" w:lineRule="auto"/>
              <w:jc w:val="center"/>
            </w:pPr>
            <w:r>
              <w:rPr>
                <w:sz w:val="15"/>
              </w:rPr>
              <w:t>60%</w:t>
            </w:r>
          </w:p>
        </w:tc>
        <w:tc>
          <w:tcPr>
            <w:tcW w:w="959" w:type="dxa"/>
            <w:tcMar>
              <w:top w:w="60" w:type="dxa"/>
              <w:left w:w="55" w:type="dxa"/>
              <w:bottom w:w="60" w:type="dxa"/>
              <w:right w:w="55" w:type="dxa"/>
            </w:tcMar>
            <w:vAlign w:val="center"/>
          </w:tcPr>
          <w:p w14:paraId="7DD2DDB7" w14:textId="77777777" w:rsidR="007A602D" w:rsidRDefault="00000000">
            <w:pPr>
              <w:spacing w:after="20" w:line="240" w:lineRule="auto"/>
              <w:jc w:val="center"/>
            </w:pPr>
            <w:r>
              <w:rPr>
                <w:sz w:val="15"/>
              </w:rPr>
              <w:t>1.4</w:t>
            </w:r>
          </w:p>
        </w:tc>
        <w:tc>
          <w:tcPr>
            <w:tcW w:w="959" w:type="dxa"/>
            <w:tcMar>
              <w:top w:w="60" w:type="dxa"/>
              <w:left w:w="55" w:type="dxa"/>
              <w:bottom w:w="60" w:type="dxa"/>
              <w:right w:w="55" w:type="dxa"/>
            </w:tcMar>
            <w:vAlign w:val="center"/>
          </w:tcPr>
          <w:p w14:paraId="1D90B2D7" w14:textId="77777777" w:rsidR="007A602D" w:rsidRDefault="00000000">
            <w:pPr>
              <w:spacing w:after="20" w:line="240" w:lineRule="auto"/>
              <w:jc w:val="center"/>
            </w:pPr>
            <w:r>
              <w:rPr>
                <w:sz w:val="15"/>
              </w:rPr>
              <w:t>73%</w:t>
            </w:r>
          </w:p>
        </w:tc>
        <w:tc>
          <w:tcPr>
            <w:tcW w:w="959" w:type="dxa"/>
            <w:tcMar>
              <w:top w:w="60" w:type="dxa"/>
              <w:left w:w="55" w:type="dxa"/>
              <w:bottom w:w="60" w:type="dxa"/>
              <w:right w:w="55" w:type="dxa"/>
            </w:tcMar>
            <w:vAlign w:val="center"/>
          </w:tcPr>
          <w:p w14:paraId="5329913C" w14:textId="77777777" w:rsidR="007A602D" w:rsidRDefault="00000000">
            <w:pPr>
              <w:spacing w:after="20" w:line="240" w:lineRule="auto"/>
              <w:jc w:val="center"/>
            </w:pPr>
            <w:r>
              <w:rPr>
                <w:sz w:val="15"/>
              </w:rPr>
              <w:t>5.4</w:t>
            </w:r>
          </w:p>
        </w:tc>
        <w:tc>
          <w:tcPr>
            <w:tcW w:w="959" w:type="dxa"/>
            <w:tcMar>
              <w:top w:w="60" w:type="dxa"/>
              <w:left w:w="55" w:type="dxa"/>
              <w:bottom w:w="60" w:type="dxa"/>
              <w:right w:w="55" w:type="dxa"/>
            </w:tcMar>
            <w:vAlign w:val="center"/>
          </w:tcPr>
          <w:p w14:paraId="7CB58E4C" w14:textId="77777777" w:rsidR="007A602D" w:rsidRDefault="00000000">
            <w:pPr>
              <w:spacing w:after="20" w:line="240" w:lineRule="auto"/>
              <w:jc w:val="center"/>
            </w:pPr>
            <w:r>
              <w:rPr>
                <w:sz w:val="15"/>
              </w:rPr>
              <w:t>79%</w:t>
            </w:r>
          </w:p>
        </w:tc>
        <w:tc>
          <w:tcPr>
            <w:tcW w:w="959" w:type="dxa"/>
            <w:tcMar>
              <w:top w:w="60" w:type="dxa"/>
              <w:left w:w="55" w:type="dxa"/>
              <w:bottom w:w="60" w:type="dxa"/>
              <w:right w:w="55" w:type="dxa"/>
            </w:tcMar>
            <w:vAlign w:val="center"/>
          </w:tcPr>
          <w:p w14:paraId="5C210234" w14:textId="77777777" w:rsidR="007A602D" w:rsidRDefault="00000000">
            <w:pPr>
              <w:spacing w:after="20" w:line="240" w:lineRule="auto"/>
              <w:jc w:val="center"/>
            </w:pPr>
            <w:r>
              <w:rPr>
                <w:sz w:val="15"/>
              </w:rPr>
              <w:t>6.7</w:t>
            </w:r>
          </w:p>
        </w:tc>
        <w:tc>
          <w:tcPr>
            <w:tcW w:w="959" w:type="dxa"/>
            <w:tcMar>
              <w:top w:w="60" w:type="dxa"/>
              <w:left w:w="55" w:type="dxa"/>
              <w:bottom w:w="60" w:type="dxa"/>
              <w:right w:w="55" w:type="dxa"/>
            </w:tcMar>
            <w:vAlign w:val="center"/>
          </w:tcPr>
          <w:p w14:paraId="795E63D2" w14:textId="77777777" w:rsidR="007A602D" w:rsidRDefault="00000000">
            <w:pPr>
              <w:spacing w:after="20" w:line="240" w:lineRule="auto"/>
              <w:jc w:val="center"/>
            </w:pPr>
            <w:r>
              <w:rPr>
                <w:sz w:val="15"/>
              </w:rPr>
              <w:t>94%</w:t>
            </w:r>
          </w:p>
        </w:tc>
        <w:tc>
          <w:tcPr>
            <w:tcW w:w="959" w:type="dxa"/>
            <w:tcMar>
              <w:top w:w="60" w:type="dxa"/>
              <w:left w:w="55" w:type="dxa"/>
              <w:bottom w:w="60" w:type="dxa"/>
              <w:right w:w="55" w:type="dxa"/>
            </w:tcMar>
            <w:vAlign w:val="center"/>
          </w:tcPr>
          <w:p w14:paraId="352874D0" w14:textId="77777777" w:rsidR="007A602D" w:rsidRDefault="00000000">
            <w:pPr>
              <w:spacing w:after="20" w:line="240" w:lineRule="auto"/>
              <w:jc w:val="center"/>
            </w:pPr>
            <w:r>
              <w:rPr>
                <w:sz w:val="15"/>
              </w:rPr>
              <w:t>9.7</w:t>
            </w:r>
          </w:p>
        </w:tc>
      </w:tr>
      <w:tr w:rsidR="007A602D" w14:paraId="22B0B817" w14:textId="77777777" w:rsidTr="007A602D">
        <w:tc>
          <w:tcPr>
            <w:tcW w:w="1400" w:type="dxa"/>
            <w:tcMar>
              <w:top w:w="60" w:type="dxa"/>
              <w:left w:w="55" w:type="dxa"/>
              <w:bottom w:w="60" w:type="dxa"/>
              <w:right w:w="55" w:type="dxa"/>
            </w:tcMar>
            <w:vAlign w:val="center"/>
          </w:tcPr>
          <w:p w14:paraId="276D7B0B" w14:textId="77777777" w:rsidR="007A602D" w:rsidRDefault="00000000">
            <w:pPr>
              <w:spacing w:after="20" w:line="240" w:lineRule="auto"/>
            </w:pPr>
            <w:r>
              <w:rPr>
                <w:sz w:val="15"/>
              </w:rPr>
              <w:t>CI-Structured</w:t>
            </w:r>
          </w:p>
        </w:tc>
        <w:tc>
          <w:tcPr>
            <w:tcW w:w="959" w:type="dxa"/>
            <w:tcMar>
              <w:top w:w="60" w:type="dxa"/>
              <w:left w:w="55" w:type="dxa"/>
              <w:bottom w:w="60" w:type="dxa"/>
              <w:right w:w="55" w:type="dxa"/>
            </w:tcMar>
            <w:vAlign w:val="center"/>
          </w:tcPr>
          <w:p w14:paraId="2E161775" w14:textId="77777777" w:rsidR="007A602D" w:rsidRDefault="00000000">
            <w:pPr>
              <w:spacing w:after="20" w:line="240" w:lineRule="auto"/>
              <w:jc w:val="center"/>
            </w:pPr>
            <w:r>
              <w:rPr>
                <w:sz w:val="15"/>
              </w:rPr>
              <w:t>31%</w:t>
            </w:r>
          </w:p>
        </w:tc>
        <w:tc>
          <w:tcPr>
            <w:tcW w:w="959" w:type="dxa"/>
            <w:tcMar>
              <w:top w:w="60" w:type="dxa"/>
              <w:left w:w="55" w:type="dxa"/>
              <w:bottom w:w="60" w:type="dxa"/>
              <w:right w:w="55" w:type="dxa"/>
            </w:tcMar>
            <w:vAlign w:val="center"/>
          </w:tcPr>
          <w:p w14:paraId="208EC1C4" w14:textId="77777777" w:rsidR="007A602D" w:rsidRDefault="00000000">
            <w:pPr>
              <w:spacing w:after="20" w:line="240" w:lineRule="auto"/>
              <w:jc w:val="center"/>
            </w:pPr>
            <w:r>
              <w:rPr>
                <w:sz w:val="15"/>
              </w:rPr>
              <w:t>0.7</w:t>
            </w:r>
          </w:p>
        </w:tc>
        <w:tc>
          <w:tcPr>
            <w:tcW w:w="959" w:type="dxa"/>
            <w:tcMar>
              <w:top w:w="60" w:type="dxa"/>
              <w:left w:w="55" w:type="dxa"/>
              <w:bottom w:w="60" w:type="dxa"/>
              <w:right w:w="55" w:type="dxa"/>
            </w:tcMar>
            <w:vAlign w:val="center"/>
          </w:tcPr>
          <w:p w14:paraId="1FAC4303" w14:textId="77777777" w:rsidR="007A602D" w:rsidRDefault="00000000">
            <w:pPr>
              <w:spacing w:after="20" w:line="240" w:lineRule="auto"/>
              <w:jc w:val="center"/>
            </w:pPr>
            <w:r>
              <w:rPr>
                <w:sz w:val="15"/>
              </w:rPr>
              <w:t>65%</w:t>
            </w:r>
          </w:p>
        </w:tc>
        <w:tc>
          <w:tcPr>
            <w:tcW w:w="959" w:type="dxa"/>
            <w:tcMar>
              <w:top w:w="60" w:type="dxa"/>
              <w:left w:w="55" w:type="dxa"/>
              <w:bottom w:w="60" w:type="dxa"/>
              <w:right w:w="55" w:type="dxa"/>
            </w:tcMar>
            <w:vAlign w:val="center"/>
          </w:tcPr>
          <w:p w14:paraId="2E939685" w14:textId="77777777" w:rsidR="007A602D" w:rsidRDefault="00000000">
            <w:pPr>
              <w:spacing w:after="20" w:line="240" w:lineRule="auto"/>
              <w:jc w:val="center"/>
            </w:pPr>
            <w:r>
              <w:rPr>
                <w:sz w:val="15"/>
              </w:rPr>
              <w:t>4.1</w:t>
            </w:r>
          </w:p>
        </w:tc>
        <w:tc>
          <w:tcPr>
            <w:tcW w:w="959" w:type="dxa"/>
            <w:tcMar>
              <w:top w:w="60" w:type="dxa"/>
              <w:left w:w="55" w:type="dxa"/>
              <w:bottom w:w="60" w:type="dxa"/>
              <w:right w:w="55" w:type="dxa"/>
            </w:tcMar>
            <w:vAlign w:val="center"/>
          </w:tcPr>
          <w:p w14:paraId="6F022A48" w14:textId="77777777" w:rsidR="007A602D" w:rsidRDefault="00000000">
            <w:pPr>
              <w:spacing w:after="20" w:line="240" w:lineRule="auto"/>
              <w:jc w:val="center"/>
            </w:pPr>
            <w:r>
              <w:rPr>
                <w:sz w:val="15"/>
              </w:rPr>
              <w:t>73%</w:t>
            </w:r>
          </w:p>
        </w:tc>
        <w:tc>
          <w:tcPr>
            <w:tcW w:w="959" w:type="dxa"/>
            <w:tcMar>
              <w:top w:w="60" w:type="dxa"/>
              <w:left w:w="55" w:type="dxa"/>
              <w:bottom w:w="60" w:type="dxa"/>
              <w:right w:w="55" w:type="dxa"/>
            </w:tcMar>
            <w:vAlign w:val="center"/>
          </w:tcPr>
          <w:p w14:paraId="411CEE50" w14:textId="77777777" w:rsidR="007A602D" w:rsidRDefault="00000000">
            <w:pPr>
              <w:spacing w:after="20" w:line="240" w:lineRule="auto"/>
              <w:jc w:val="center"/>
            </w:pPr>
            <w:r>
              <w:rPr>
                <w:sz w:val="15"/>
              </w:rPr>
              <w:t>5.4</w:t>
            </w:r>
          </w:p>
        </w:tc>
        <w:tc>
          <w:tcPr>
            <w:tcW w:w="959" w:type="dxa"/>
            <w:tcMar>
              <w:top w:w="60" w:type="dxa"/>
              <w:left w:w="55" w:type="dxa"/>
              <w:bottom w:w="60" w:type="dxa"/>
              <w:right w:w="55" w:type="dxa"/>
            </w:tcMar>
            <w:vAlign w:val="center"/>
          </w:tcPr>
          <w:p w14:paraId="0DEF4AF5" w14:textId="77777777" w:rsidR="007A602D" w:rsidRDefault="00000000">
            <w:pPr>
              <w:spacing w:after="20" w:line="240" w:lineRule="auto"/>
              <w:jc w:val="center"/>
            </w:pPr>
            <w:r>
              <w:rPr>
                <w:sz w:val="15"/>
              </w:rPr>
              <w:t>92%</w:t>
            </w:r>
          </w:p>
        </w:tc>
        <w:tc>
          <w:tcPr>
            <w:tcW w:w="959" w:type="dxa"/>
            <w:tcMar>
              <w:top w:w="60" w:type="dxa"/>
              <w:left w:w="55" w:type="dxa"/>
              <w:bottom w:w="60" w:type="dxa"/>
              <w:right w:w="55" w:type="dxa"/>
            </w:tcMar>
            <w:vAlign w:val="center"/>
          </w:tcPr>
          <w:p w14:paraId="301B4EF4" w14:textId="77777777" w:rsidR="007A602D" w:rsidRDefault="00000000">
            <w:pPr>
              <w:spacing w:after="20" w:line="240" w:lineRule="auto"/>
              <w:jc w:val="center"/>
            </w:pPr>
            <w:r>
              <w:rPr>
                <w:sz w:val="15"/>
              </w:rPr>
              <w:t>9.1</w:t>
            </w:r>
          </w:p>
        </w:tc>
      </w:tr>
      <w:tr w:rsidR="007A602D" w14:paraId="3F1891E4" w14:textId="77777777" w:rsidTr="007A602D">
        <w:tc>
          <w:tcPr>
            <w:tcW w:w="1400" w:type="dxa"/>
            <w:tcMar>
              <w:top w:w="60" w:type="dxa"/>
              <w:left w:w="55" w:type="dxa"/>
              <w:bottom w:w="60" w:type="dxa"/>
              <w:right w:w="55" w:type="dxa"/>
            </w:tcMar>
            <w:vAlign w:val="center"/>
          </w:tcPr>
          <w:p w14:paraId="70930ED6" w14:textId="77777777" w:rsidR="007A602D" w:rsidRDefault="00000000">
            <w:pPr>
              <w:spacing w:after="20" w:line="240" w:lineRule="auto"/>
            </w:pPr>
            <w:r>
              <w:rPr>
                <w:sz w:val="15"/>
              </w:rPr>
              <w:t>CI-List</w:t>
            </w:r>
          </w:p>
        </w:tc>
        <w:tc>
          <w:tcPr>
            <w:tcW w:w="959" w:type="dxa"/>
            <w:tcMar>
              <w:top w:w="60" w:type="dxa"/>
              <w:left w:w="55" w:type="dxa"/>
              <w:bottom w:w="60" w:type="dxa"/>
              <w:right w:w="55" w:type="dxa"/>
            </w:tcMar>
            <w:vAlign w:val="center"/>
          </w:tcPr>
          <w:p w14:paraId="54AD28B1" w14:textId="77777777" w:rsidR="007A602D" w:rsidRDefault="00000000">
            <w:pPr>
              <w:spacing w:after="20" w:line="240" w:lineRule="auto"/>
              <w:jc w:val="center"/>
            </w:pPr>
            <w:r>
              <w:rPr>
                <w:sz w:val="15"/>
              </w:rPr>
              <w:t>75%</w:t>
            </w:r>
          </w:p>
        </w:tc>
        <w:tc>
          <w:tcPr>
            <w:tcW w:w="959" w:type="dxa"/>
            <w:tcMar>
              <w:top w:w="60" w:type="dxa"/>
              <w:left w:w="55" w:type="dxa"/>
              <w:bottom w:w="60" w:type="dxa"/>
              <w:right w:w="55" w:type="dxa"/>
            </w:tcMar>
            <w:vAlign w:val="center"/>
          </w:tcPr>
          <w:p w14:paraId="11FEFF5F" w14:textId="77777777" w:rsidR="007A602D" w:rsidRDefault="00000000">
            <w:pPr>
              <w:spacing w:after="20" w:line="240" w:lineRule="auto"/>
              <w:jc w:val="center"/>
            </w:pPr>
            <w:r>
              <w:rPr>
                <w:sz w:val="15"/>
              </w:rPr>
              <w:t>1.6</w:t>
            </w:r>
          </w:p>
        </w:tc>
        <w:tc>
          <w:tcPr>
            <w:tcW w:w="959" w:type="dxa"/>
            <w:tcMar>
              <w:top w:w="60" w:type="dxa"/>
              <w:left w:w="55" w:type="dxa"/>
              <w:bottom w:w="60" w:type="dxa"/>
              <w:right w:w="55" w:type="dxa"/>
            </w:tcMar>
            <w:vAlign w:val="center"/>
          </w:tcPr>
          <w:p w14:paraId="7E9796A8" w14:textId="77777777" w:rsidR="007A602D" w:rsidRDefault="00000000">
            <w:pPr>
              <w:spacing w:after="20" w:line="240" w:lineRule="auto"/>
              <w:jc w:val="center"/>
            </w:pPr>
            <w:r>
              <w:rPr>
                <w:sz w:val="15"/>
              </w:rPr>
              <w:t>88%</w:t>
            </w:r>
          </w:p>
        </w:tc>
        <w:tc>
          <w:tcPr>
            <w:tcW w:w="959" w:type="dxa"/>
            <w:tcMar>
              <w:top w:w="60" w:type="dxa"/>
              <w:left w:w="55" w:type="dxa"/>
              <w:bottom w:w="60" w:type="dxa"/>
              <w:right w:w="55" w:type="dxa"/>
            </w:tcMar>
            <w:vAlign w:val="center"/>
          </w:tcPr>
          <w:p w14:paraId="187B9F3F" w14:textId="77777777" w:rsidR="007A602D" w:rsidRDefault="00000000">
            <w:pPr>
              <w:spacing w:after="20" w:line="240" w:lineRule="auto"/>
              <w:jc w:val="center"/>
            </w:pPr>
            <w:r>
              <w:rPr>
                <w:sz w:val="15"/>
              </w:rPr>
              <w:t>5.4</w:t>
            </w:r>
          </w:p>
        </w:tc>
        <w:tc>
          <w:tcPr>
            <w:tcW w:w="959" w:type="dxa"/>
            <w:tcMar>
              <w:top w:w="60" w:type="dxa"/>
              <w:left w:w="55" w:type="dxa"/>
              <w:bottom w:w="60" w:type="dxa"/>
              <w:right w:w="55" w:type="dxa"/>
            </w:tcMar>
            <w:vAlign w:val="center"/>
          </w:tcPr>
          <w:p w14:paraId="5999033C" w14:textId="77777777" w:rsidR="007A602D" w:rsidRDefault="00000000">
            <w:pPr>
              <w:spacing w:after="20" w:line="240" w:lineRule="auto"/>
              <w:jc w:val="center"/>
            </w:pPr>
            <w:r>
              <w:rPr>
                <w:sz w:val="15"/>
              </w:rPr>
              <w:t>75%</w:t>
            </w:r>
          </w:p>
        </w:tc>
        <w:tc>
          <w:tcPr>
            <w:tcW w:w="959" w:type="dxa"/>
            <w:tcMar>
              <w:top w:w="60" w:type="dxa"/>
              <w:left w:w="55" w:type="dxa"/>
              <w:bottom w:w="60" w:type="dxa"/>
              <w:right w:w="55" w:type="dxa"/>
            </w:tcMar>
            <w:vAlign w:val="center"/>
          </w:tcPr>
          <w:p w14:paraId="5E1DFC59" w14:textId="77777777" w:rsidR="007A602D" w:rsidRDefault="00000000">
            <w:pPr>
              <w:spacing w:after="20" w:line="240" w:lineRule="auto"/>
              <w:jc w:val="center"/>
            </w:pPr>
            <w:r>
              <w:rPr>
                <w:sz w:val="15"/>
              </w:rPr>
              <w:t>7.1</w:t>
            </w:r>
          </w:p>
        </w:tc>
        <w:tc>
          <w:tcPr>
            <w:tcW w:w="959" w:type="dxa"/>
            <w:tcMar>
              <w:top w:w="60" w:type="dxa"/>
              <w:left w:w="55" w:type="dxa"/>
              <w:bottom w:w="60" w:type="dxa"/>
              <w:right w:w="55" w:type="dxa"/>
            </w:tcMar>
            <w:vAlign w:val="center"/>
          </w:tcPr>
          <w:p w14:paraId="3F66BD38" w14:textId="77777777" w:rsidR="007A602D" w:rsidRDefault="00000000">
            <w:pPr>
              <w:spacing w:after="20" w:line="240" w:lineRule="auto"/>
              <w:jc w:val="center"/>
            </w:pPr>
            <w:r>
              <w:rPr>
                <w:sz w:val="15"/>
              </w:rPr>
              <w:t>88%</w:t>
            </w:r>
          </w:p>
        </w:tc>
        <w:tc>
          <w:tcPr>
            <w:tcW w:w="959" w:type="dxa"/>
            <w:tcMar>
              <w:top w:w="60" w:type="dxa"/>
              <w:left w:w="55" w:type="dxa"/>
              <w:bottom w:w="60" w:type="dxa"/>
              <w:right w:w="55" w:type="dxa"/>
            </w:tcMar>
            <w:vAlign w:val="center"/>
          </w:tcPr>
          <w:p w14:paraId="6375F3D8" w14:textId="77777777" w:rsidR="007A602D" w:rsidRDefault="00000000">
            <w:pPr>
              <w:spacing w:after="20" w:line="240" w:lineRule="auto"/>
              <w:jc w:val="center"/>
            </w:pPr>
            <w:r>
              <w:rPr>
                <w:sz w:val="15"/>
              </w:rPr>
              <w:t>8.9</w:t>
            </w:r>
          </w:p>
        </w:tc>
      </w:tr>
      <w:tr w:rsidR="007A602D" w14:paraId="0B7A08F8" w14:textId="77777777" w:rsidTr="007A602D">
        <w:tc>
          <w:tcPr>
            <w:tcW w:w="1400" w:type="dxa"/>
            <w:tcMar>
              <w:top w:w="60" w:type="dxa"/>
              <w:left w:w="55" w:type="dxa"/>
              <w:bottom w:w="60" w:type="dxa"/>
              <w:right w:w="55" w:type="dxa"/>
            </w:tcMar>
            <w:vAlign w:val="center"/>
          </w:tcPr>
          <w:p w14:paraId="2CA1AB4D" w14:textId="77777777" w:rsidR="007A602D" w:rsidRDefault="00000000">
            <w:pPr>
              <w:spacing w:after="20" w:line="240" w:lineRule="auto"/>
            </w:pPr>
            <w:r>
              <w:rPr>
                <w:sz w:val="15"/>
              </w:rPr>
              <w:t>ER-Checklist</w:t>
            </w:r>
          </w:p>
        </w:tc>
        <w:tc>
          <w:tcPr>
            <w:tcW w:w="959" w:type="dxa"/>
            <w:tcMar>
              <w:top w:w="60" w:type="dxa"/>
              <w:left w:w="55" w:type="dxa"/>
              <w:bottom w:w="60" w:type="dxa"/>
              <w:right w:w="55" w:type="dxa"/>
            </w:tcMar>
            <w:vAlign w:val="center"/>
          </w:tcPr>
          <w:p w14:paraId="513569C9" w14:textId="77777777" w:rsidR="007A602D" w:rsidRDefault="00000000">
            <w:pPr>
              <w:spacing w:after="20" w:line="240" w:lineRule="auto"/>
              <w:jc w:val="center"/>
            </w:pPr>
            <w:r>
              <w:rPr>
                <w:sz w:val="15"/>
              </w:rPr>
              <w:t>73%</w:t>
            </w:r>
          </w:p>
        </w:tc>
        <w:tc>
          <w:tcPr>
            <w:tcW w:w="959" w:type="dxa"/>
            <w:tcMar>
              <w:top w:w="60" w:type="dxa"/>
              <w:left w:w="55" w:type="dxa"/>
              <w:bottom w:w="60" w:type="dxa"/>
              <w:right w:w="55" w:type="dxa"/>
            </w:tcMar>
            <w:vAlign w:val="center"/>
          </w:tcPr>
          <w:p w14:paraId="0928226F" w14:textId="77777777" w:rsidR="007A602D" w:rsidRDefault="00000000">
            <w:pPr>
              <w:spacing w:after="20" w:line="240" w:lineRule="auto"/>
              <w:jc w:val="center"/>
            </w:pPr>
            <w:r>
              <w:rPr>
                <w:sz w:val="15"/>
              </w:rPr>
              <w:t>2.3</w:t>
            </w:r>
          </w:p>
        </w:tc>
        <w:tc>
          <w:tcPr>
            <w:tcW w:w="959" w:type="dxa"/>
            <w:tcMar>
              <w:top w:w="60" w:type="dxa"/>
              <w:left w:w="55" w:type="dxa"/>
              <w:bottom w:w="60" w:type="dxa"/>
              <w:right w:w="55" w:type="dxa"/>
            </w:tcMar>
            <w:vAlign w:val="center"/>
          </w:tcPr>
          <w:p w14:paraId="63BDAAB4" w14:textId="77777777" w:rsidR="007A602D" w:rsidRDefault="00000000">
            <w:pPr>
              <w:spacing w:after="20" w:line="240" w:lineRule="auto"/>
              <w:jc w:val="center"/>
            </w:pPr>
            <w:r>
              <w:rPr>
                <w:sz w:val="15"/>
              </w:rPr>
              <w:t>79%</w:t>
            </w:r>
          </w:p>
        </w:tc>
        <w:tc>
          <w:tcPr>
            <w:tcW w:w="959" w:type="dxa"/>
            <w:tcMar>
              <w:top w:w="60" w:type="dxa"/>
              <w:left w:w="55" w:type="dxa"/>
              <w:bottom w:w="60" w:type="dxa"/>
              <w:right w:w="55" w:type="dxa"/>
            </w:tcMar>
            <w:vAlign w:val="center"/>
          </w:tcPr>
          <w:p w14:paraId="7E4AA5EF" w14:textId="77777777" w:rsidR="007A602D" w:rsidRDefault="00000000">
            <w:pPr>
              <w:spacing w:after="20" w:line="240" w:lineRule="auto"/>
              <w:jc w:val="center"/>
            </w:pPr>
            <w:r>
              <w:rPr>
                <w:sz w:val="15"/>
              </w:rPr>
              <w:t>3.4</w:t>
            </w:r>
          </w:p>
        </w:tc>
        <w:tc>
          <w:tcPr>
            <w:tcW w:w="959" w:type="dxa"/>
            <w:tcMar>
              <w:top w:w="60" w:type="dxa"/>
              <w:left w:w="55" w:type="dxa"/>
              <w:bottom w:w="60" w:type="dxa"/>
              <w:right w:w="55" w:type="dxa"/>
            </w:tcMar>
            <w:vAlign w:val="center"/>
          </w:tcPr>
          <w:p w14:paraId="10CCCD45" w14:textId="77777777" w:rsidR="007A602D" w:rsidRDefault="00000000">
            <w:pPr>
              <w:spacing w:after="20" w:line="240" w:lineRule="auto"/>
              <w:jc w:val="center"/>
            </w:pPr>
            <w:r>
              <w:rPr>
                <w:sz w:val="15"/>
              </w:rPr>
              <w:t>73%</w:t>
            </w:r>
          </w:p>
        </w:tc>
        <w:tc>
          <w:tcPr>
            <w:tcW w:w="959" w:type="dxa"/>
            <w:tcMar>
              <w:top w:w="60" w:type="dxa"/>
              <w:left w:w="55" w:type="dxa"/>
              <w:bottom w:w="60" w:type="dxa"/>
              <w:right w:w="55" w:type="dxa"/>
            </w:tcMar>
            <w:vAlign w:val="center"/>
          </w:tcPr>
          <w:p w14:paraId="1BEB84E5" w14:textId="77777777" w:rsidR="007A602D" w:rsidRDefault="00000000">
            <w:pPr>
              <w:spacing w:after="20" w:line="240" w:lineRule="auto"/>
              <w:jc w:val="center"/>
            </w:pPr>
            <w:r>
              <w:rPr>
                <w:sz w:val="15"/>
              </w:rPr>
              <w:t>2.7</w:t>
            </w:r>
          </w:p>
        </w:tc>
        <w:tc>
          <w:tcPr>
            <w:tcW w:w="959" w:type="dxa"/>
            <w:tcMar>
              <w:top w:w="60" w:type="dxa"/>
              <w:left w:w="55" w:type="dxa"/>
              <w:bottom w:w="60" w:type="dxa"/>
              <w:right w:w="55" w:type="dxa"/>
            </w:tcMar>
            <w:vAlign w:val="center"/>
          </w:tcPr>
          <w:p w14:paraId="3555FAD7" w14:textId="77777777" w:rsidR="007A602D" w:rsidRDefault="00000000">
            <w:pPr>
              <w:spacing w:after="20" w:line="240" w:lineRule="auto"/>
              <w:jc w:val="center"/>
            </w:pPr>
            <w:r>
              <w:rPr>
                <w:sz w:val="15"/>
              </w:rPr>
              <w:t>100%</w:t>
            </w:r>
          </w:p>
        </w:tc>
        <w:tc>
          <w:tcPr>
            <w:tcW w:w="959" w:type="dxa"/>
            <w:tcMar>
              <w:top w:w="60" w:type="dxa"/>
              <w:left w:w="55" w:type="dxa"/>
              <w:bottom w:w="60" w:type="dxa"/>
              <w:right w:w="55" w:type="dxa"/>
            </w:tcMar>
            <w:vAlign w:val="center"/>
          </w:tcPr>
          <w:p w14:paraId="3E84E60B" w14:textId="77777777" w:rsidR="007A602D" w:rsidRDefault="00000000">
            <w:pPr>
              <w:spacing w:after="20" w:line="240" w:lineRule="auto"/>
              <w:jc w:val="center"/>
            </w:pPr>
            <w:r>
              <w:rPr>
                <w:sz w:val="15"/>
              </w:rPr>
              <w:t>8.4</w:t>
            </w:r>
          </w:p>
        </w:tc>
      </w:tr>
      <w:tr w:rsidR="007A602D" w14:paraId="283C9092" w14:textId="77777777" w:rsidTr="007A602D">
        <w:tc>
          <w:tcPr>
            <w:tcW w:w="1400" w:type="dxa"/>
            <w:tcMar>
              <w:top w:w="60" w:type="dxa"/>
              <w:left w:w="55" w:type="dxa"/>
              <w:bottom w:w="60" w:type="dxa"/>
              <w:right w:w="55" w:type="dxa"/>
            </w:tcMar>
            <w:vAlign w:val="center"/>
          </w:tcPr>
          <w:p w14:paraId="63B6C4D1" w14:textId="77777777" w:rsidR="007A602D" w:rsidRDefault="00000000">
            <w:pPr>
              <w:spacing w:after="20" w:line="240" w:lineRule="auto"/>
            </w:pPr>
            <w:r>
              <w:rPr>
                <w:sz w:val="15"/>
              </w:rPr>
              <w:t>ER-Open</w:t>
            </w:r>
          </w:p>
        </w:tc>
        <w:tc>
          <w:tcPr>
            <w:tcW w:w="959" w:type="dxa"/>
            <w:tcMar>
              <w:top w:w="60" w:type="dxa"/>
              <w:left w:w="55" w:type="dxa"/>
              <w:bottom w:w="60" w:type="dxa"/>
              <w:right w:w="55" w:type="dxa"/>
            </w:tcMar>
            <w:vAlign w:val="center"/>
          </w:tcPr>
          <w:p w14:paraId="75A98500" w14:textId="77777777" w:rsidR="007A602D" w:rsidRDefault="00000000">
            <w:pPr>
              <w:spacing w:after="20" w:line="240" w:lineRule="auto"/>
              <w:jc w:val="center"/>
            </w:pPr>
            <w:r>
              <w:rPr>
                <w:sz w:val="15"/>
              </w:rPr>
              <w:t>69%</w:t>
            </w:r>
          </w:p>
        </w:tc>
        <w:tc>
          <w:tcPr>
            <w:tcW w:w="959" w:type="dxa"/>
            <w:tcMar>
              <w:top w:w="60" w:type="dxa"/>
              <w:left w:w="55" w:type="dxa"/>
              <w:bottom w:w="60" w:type="dxa"/>
              <w:right w:w="55" w:type="dxa"/>
            </w:tcMar>
            <w:vAlign w:val="center"/>
          </w:tcPr>
          <w:p w14:paraId="0360539B" w14:textId="77777777" w:rsidR="007A602D" w:rsidRDefault="00000000">
            <w:pPr>
              <w:spacing w:after="20" w:line="240" w:lineRule="auto"/>
              <w:jc w:val="center"/>
            </w:pPr>
            <w:r>
              <w:rPr>
                <w:sz w:val="15"/>
              </w:rPr>
              <w:t>3.1</w:t>
            </w:r>
          </w:p>
        </w:tc>
        <w:tc>
          <w:tcPr>
            <w:tcW w:w="959" w:type="dxa"/>
            <w:tcMar>
              <w:top w:w="60" w:type="dxa"/>
              <w:left w:w="55" w:type="dxa"/>
              <w:bottom w:w="60" w:type="dxa"/>
              <w:right w:w="55" w:type="dxa"/>
            </w:tcMar>
            <w:vAlign w:val="center"/>
          </w:tcPr>
          <w:p w14:paraId="21740580" w14:textId="77777777" w:rsidR="007A602D" w:rsidRDefault="00000000">
            <w:pPr>
              <w:spacing w:after="20" w:line="240" w:lineRule="auto"/>
              <w:jc w:val="center"/>
            </w:pPr>
            <w:r>
              <w:rPr>
                <w:sz w:val="15"/>
              </w:rPr>
              <w:t>67%</w:t>
            </w:r>
          </w:p>
        </w:tc>
        <w:tc>
          <w:tcPr>
            <w:tcW w:w="959" w:type="dxa"/>
            <w:tcMar>
              <w:top w:w="60" w:type="dxa"/>
              <w:left w:w="55" w:type="dxa"/>
              <w:bottom w:w="60" w:type="dxa"/>
              <w:right w:w="55" w:type="dxa"/>
            </w:tcMar>
            <w:vAlign w:val="center"/>
          </w:tcPr>
          <w:p w14:paraId="7B03CF12" w14:textId="77777777" w:rsidR="007A602D" w:rsidRDefault="00000000">
            <w:pPr>
              <w:spacing w:after="20" w:line="240" w:lineRule="auto"/>
              <w:jc w:val="center"/>
            </w:pPr>
            <w:r>
              <w:rPr>
                <w:sz w:val="15"/>
              </w:rPr>
              <w:t>3.1</w:t>
            </w:r>
          </w:p>
        </w:tc>
        <w:tc>
          <w:tcPr>
            <w:tcW w:w="959" w:type="dxa"/>
            <w:tcMar>
              <w:top w:w="60" w:type="dxa"/>
              <w:left w:w="55" w:type="dxa"/>
              <w:bottom w:w="60" w:type="dxa"/>
              <w:right w:w="55" w:type="dxa"/>
            </w:tcMar>
            <w:vAlign w:val="center"/>
          </w:tcPr>
          <w:p w14:paraId="5C2BE1FE" w14:textId="77777777" w:rsidR="007A602D" w:rsidRDefault="00000000">
            <w:pPr>
              <w:spacing w:after="20" w:line="240" w:lineRule="auto"/>
              <w:jc w:val="center"/>
            </w:pPr>
            <w:r>
              <w:rPr>
                <w:sz w:val="15"/>
              </w:rPr>
              <w:t>63%</w:t>
            </w:r>
          </w:p>
        </w:tc>
        <w:tc>
          <w:tcPr>
            <w:tcW w:w="959" w:type="dxa"/>
            <w:tcMar>
              <w:top w:w="60" w:type="dxa"/>
              <w:left w:w="55" w:type="dxa"/>
              <w:bottom w:w="60" w:type="dxa"/>
              <w:right w:w="55" w:type="dxa"/>
            </w:tcMar>
            <w:vAlign w:val="center"/>
          </w:tcPr>
          <w:p w14:paraId="1A89C23D" w14:textId="77777777" w:rsidR="007A602D" w:rsidRDefault="00000000">
            <w:pPr>
              <w:spacing w:after="20" w:line="240" w:lineRule="auto"/>
              <w:jc w:val="center"/>
            </w:pPr>
            <w:r>
              <w:rPr>
                <w:sz w:val="15"/>
              </w:rPr>
              <w:t>1.7</w:t>
            </w:r>
          </w:p>
        </w:tc>
        <w:tc>
          <w:tcPr>
            <w:tcW w:w="959" w:type="dxa"/>
            <w:tcMar>
              <w:top w:w="60" w:type="dxa"/>
              <w:left w:w="55" w:type="dxa"/>
              <w:bottom w:w="60" w:type="dxa"/>
              <w:right w:w="55" w:type="dxa"/>
            </w:tcMar>
            <w:vAlign w:val="center"/>
          </w:tcPr>
          <w:p w14:paraId="31ED6664" w14:textId="77777777" w:rsidR="007A602D" w:rsidRDefault="00000000">
            <w:pPr>
              <w:spacing w:after="20" w:line="240" w:lineRule="auto"/>
              <w:jc w:val="center"/>
            </w:pPr>
            <w:r>
              <w:rPr>
                <w:sz w:val="15"/>
              </w:rPr>
              <w:t>100%</w:t>
            </w:r>
          </w:p>
        </w:tc>
        <w:tc>
          <w:tcPr>
            <w:tcW w:w="959" w:type="dxa"/>
            <w:tcMar>
              <w:top w:w="60" w:type="dxa"/>
              <w:left w:w="55" w:type="dxa"/>
              <w:bottom w:w="60" w:type="dxa"/>
              <w:right w:w="55" w:type="dxa"/>
            </w:tcMar>
            <w:vAlign w:val="center"/>
          </w:tcPr>
          <w:p w14:paraId="7B7DE80F" w14:textId="77777777" w:rsidR="007A602D" w:rsidRDefault="00000000">
            <w:pPr>
              <w:spacing w:after="20" w:line="240" w:lineRule="auto"/>
              <w:jc w:val="center"/>
            </w:pPr>
            <w:r>
              <w:rPr>
                <w:sz w:val="15"/>
              </w:rPr>
              <w:t>8.4</w:t>
            </w:r>
          </w:p>
        </w:tc>
      </w:tr>
      <w:tr w:rsidR="007A602D" w14:paraId="7740D30F" w14:textId="77777777" w:rsidTr="007A602D">
        <w:tc>
          <w:tcPr>
            <w:tcW w:w="1400" w:type="dxa"/>
            <w:tcMar>
              <w:top w:w="60" w:type="dxa"/>
              <w:left w:w="55" w:type="dxa"/>
              <w:bottom w:w="60" w:type="dxa"/>
              <w:right w:w="55" w:type="dxa"/>
            </w:tcMar>
            <w:vAlign w:val="center"/>
          </w:tcPr>
          <w:p w14:paraId="3682F3F3" w14:textId="77777777" w:rsidR="007A602D" w:rsidRDefault="00000000">
            <w:pPr>
              <w:spacing w:after="20" w:line="240" w:lineRule="auto"/>
            </w:pPr>
            <w:r>
              <w:rPr>
                <w:sz w:val="15"/>
              </w:rPr>
              <w:t>ER-Restrained</w:t>
            </w:r>
          </w:p>
        </w:tc>
        <w:tc>
          <w:tcPr>
            <w:tcW w:w="959" w:type="dxa"/>
            <w:tcMar>
              <w:top w:w="60" w:type="dxa"/>
              <w:left w:w="55" w:type="dxa"/>
              <w:bottom w:w="60" w:type="dxa"/>
              <w:right w:w="55" w:type="dxa"/>
            </w:tcMar>
            <w:vAlign w:val="center"/>
          </w:tcPr>
          <w:p w14:paraId="58D592FC" w14:textId="77777777" w:rsidR="007A602D" w:rsidRDefault="00000000">
            <w:pPr>
              <w:spacing w:after="20" w:line="240" w:lineRule="auto"/>
              <w:jc w:val="center"/>
            </w:pPr>
            <w:r>
              <w:rPr>
                <w:sz w:val="15"/>
              </w:rPr>
              <w:t>48%</w:t>
            </w:r>
          </w:p>
        </w:tc>
        <w:tc>
          <w:tcPr>
            <w:tcW w:w="959" w:type="dxa"/>
            <w:tcMar>
              <w:top w:w="60" w:type="dxa"/>
              <w:left w:w="55" w:type="dxa"/>
              <w:bottom w:w="60" w:type="dxa"/>
              <w:right w:w="55" w:type="dxa"/>
            </w:tcMar>
            <w:vAlign w:val="center"/>
          </w:tcPr>
          <w:p w14:paraId="1474A1FE" w14:textId="77777777" w:rsidR="007A602D" w:rsidRDefault="00000000">
            <w:pPr>
              <w:spacing w:after="20" w:line="240" w:lineRule="auto"/>
              <w:jc w:val="center"/>
            </w:pPr>
            <w:r>
              <w:rPr>
                <w:sz w:val="15"/>
              </w:rPr>
              <w:t>0.3</w:t>
            </w:r>
          </w:p>
        </w:tc>
        <w:tc>
          <w:tcPr>
            <w:tcW w:w="959" w:type="dxa"/>
            <w:tcMar>
              <w:top w:w="60" w:type="dxa"/>
              <w:left w:w="55" w:type="dxa"/>
              <w:bottom w:w="60" w:type="dxa"/>
              <w:right w:w="55" w:type="dxa"/>
            </w:tcMar>
            <w:vAlign w:val="center"/>
          </w:tcPr>
          <w:p w14:paraId="59775BF2" w14:textId="77777777" w:rsidR="007A602D" w:rsidRDefault="00000000">
            <w:pPr>
              <w:spacing w:after="20" w:line="240" w:lineRule="auto"/>
              <w:jc w:val="center"/>
            </w:pPr>
            <w:r>
              <w:rPr>
                <w:sz w:val="15"/>
              </w:rPr>
              <w:t>46%</w:t>
            </w:r>
          </w:p>
        </w:tc>
        <w:tc>
          <w:tcPr>
            <w:tcW w:w="959" w:type="dxa"/>
            <w:tcMar>
              <w:top w:w="60" w:type="dxa"/>
              <w:left w:w="55" w:type="dxa"/>
              <w:bottom w:w="60" w:type="dxa"/>
              <w:right w:w="55" w:type="dxa"/>
            </w:tcMar>
            <w:vAlign w:val="center"/>
          </w:tcPr>
          <w:p w14:paraId="530F487A" w14:textId="77777777" w:rsidR="007A602D" w:rsidRDefault="00000000">
            <w:pPr>
              <w:spacing w:after="20" w:line="240" w:lineRule="auto"/>
              <w:jc w:val="center"/>
            </w:pPr>
            <w:r>
              <w:rPr>
                <w:sz w:val="15"/>
              </w:rPr>
              <w:t>0.3</w:t>
            </w:r>
          </w:p>
        </w:tc>
        <w:tc>
          <w:tcPr>
            <w:tcW w:w="959" w:type="dxa"/>
            <w:tcMar>
              <w:top w:w="60" w:type="dxa"/>
              <w:left w:w="55" w:type="dxa"/>
              <w:bottom w:w="60" w:type="dxa"/>
              <w:right w:w="55" w:type="dxa"/>
            </w:tcMar>
            <w:vAlign w:val="center"/>
          </w:tcPr>
          <w:p w14:paraId="0C5C49F0" w14:textId="77777777" w:rsidR="007A602D" w:rsidRDefault="00000000">
            <w:pPr>
              <w:spacing w:after="20" w:line="240" w:lineRule="auto"/>
              <w:jc w:val="center"/>
            </w:pPr>
            <w:r>
              <w:rPr>
                <w:sz w:val="15"/>
              </w:rPr>
              <w:t>4%</w:t>
            </w:r>
          </w:p>
        </w:tc>
        <w:tc>
          <w:tcPr>
            <w:tcW w:w="959" w:type="dxa"/>
            <w:tcMar>
              <w:top w:w="60" w:type="dxa"/>
              <w:left w:w="55" w:type="dxa"/>
              <w:bottom w:w="60" w:type="dxa"/>
              <w:right w:w="55" w:type="dxa"/>
            </w:tcMar>
            <w:vAlign w:val="center"/>
          </w:tcPr>
          <w:p w14:paraId="4B8D38F4" w14:textId="77777777" w:rsidR="007A602D" w:rsidRDefault="00000000">
            <w:pPr>
              <w:spacing w:after="20" w:line="240" w:lineRule="auto"/>
              <w:jc w:val="center"/>
            </w:pPr>
            <w:r>
              <w:rPr>
                <w:sz w:val="15"/>
              </w:rPr>
              <w:t>0.1</w:t>
            </w:r>
          </w:p>
        </w:tc>
        <w:tc>
          <w:tcPr>
            <w:tcW w:w="959" w:type="dxa"/>
            <w:tcMar>
              <w:top w:w="60" w:type="dxa"/>
              <w:left w:w="55" w:type="dxa"/>
              <w:bottom w:w="60" w:type="dxa"/>
              <w:right w:w="55" w:type="dxa"/>
            </w:tcMar>
            <w:vAlign w:val="center"/>
          </w:tcPr>
          <w:p w14:paraId="03CECE66" w14:textId="77777777" w:rsidR="007A602D" w:rsidRDefault="00000000">
            <w:pPr>
              <w:spacing w:after="20" w:line="240" w:lineRule="auto"/>
              <w:jc w:val="center"/>
            </w:pPr>
            <w:r>
              <w:rPr>
                <w:sz w:val="15"/>
              </w:rPr>
              <w:t>94%</w:t>
            </w:r>
          </w:p>
        </w:tc>
        <w:tc>
          <w:tcPr>
            <w:tcW w:w="959" w:type="dxa"/>
            <w:tcMar>
              <w:top w:w="60" w:type="dxa"/>
              <w:left w:w="55" w:type="dxa"/>
              <w:bottom w:w="60" w:type="dxa"/>
              <w:right w:w="55" w:type="dxa"/>
            </w:tcMar>
            <w:vAlign w:val="center"/>
          </w:tcPr>
          <w:p w14:paraId="2FD0C5CB" w14:textId="77777777" w:rsidR="007A602D" w:rsidRDefault="00000000">
            <w:pPr>
              <w:spacing w:after="20" w:line="240" w:lineRule="auto"/>
              <w:jc w:val="center"/>
            </w:pPr>
            <w:r>
              <w:rPr>
                <w:sz w:val="15"/>
              </w:rPr>
              <w:t>5.3</w:t>
            </w:r>
          </w:p>
        </w:tc>
      </w:tr>
      <w:tr w:rsidR="007A602D" w14:paraId="1F2655DD" w14:textId="77777777" w:rsidTr="007A602D">
        <w:tc>
          <w:tcPr>
            <w:tcW w:w="9072" w:type="dxa"/>
            <w:gridSpan w:val="9"/>
            <w:shd w:val="clear" w:color="auto" w:fill="F2F2F2"/>
            <w:tcMar>
              <w:top w:w="60" w:type="dxa"/>
              <w:left w:w="55" w:type="dxa"/>
              <w:bottom w:w="60" w:type="dxa"/>
              <w:right w:w="55" w:type="dxa"/>
            </w:tcMar>
            <w:vAlign w:val="center"/>
          </w:tcPr>
          <w:p w14:paraId="0CEDF03F" w14:textId="77777777" w:rsidR="007A602D" w:rsidRDefault="00000000">
            <w:pPr>
              <w:spacing w:after="20" w:line="240" w:lineRule="auto"/>
            </w:pPr>
            <w:r>
              <w:rPr>
                <w:i/>
                <w:sz w:val="15"/>
              </w:rPr>
              <w:t>Severity ≥ 5</w:t>
            </w:r>
          </w:p>
        </w:tc>
      </w:tr>
      <w:tr w:rsidR="007A602D" w14:paraId="2AF7704F" w14:textId="77777777" w:rsidTr="007A602D">
        <w:tc>
          <w:tcPr>
            <w:tcW w:w="1400" w:type="dxa"/>
            <w:tcMar>
              <w:top w:w="60" w:type="dxa"/>
              <w:left w:w="55" w:type="dxa"/>
              <w:bottom w:w="60" w:type="dxa"/>
              <w:right w:w="55" w:type="dxa"/>
            </w:tcMar>
            <w:vAlign w:val="center"/>
          </w:tcPr>
          <w:p w14:paraId="1CB8C2DF" w14:textId="77777777" w:rsidR="007A602D" w:rsidRDefault="00000000">
            <w:pPr>
              <w:spacing w:after="20" w:line="240" w:lineRule="auto"/>
            </w:pPr>
            <w:r>
              <w:rPr>
                <w:sz w:val="15"/>
              </w:rPr>
              <w:t>CI-Open</w:t>
            </w:r>
          </w:p>
        </w:tc>
        <w:tc>
          <w:tcPr>
            <w:tcW w:w="959" w:type="dxa"/>
            <w:tcMar>
              <w:top w:w="60" w:type="dxa"/>
              <w:left w:w="55" w:type="dxa"/>
              <w:bottom w:w="60" w:type="dxa"/>
              <w:right w:w="55" w:type="dxa"/>
            </w:tcMar>
            <w:vAlign w:val="center"/>
          </w:tcPr>
          <w:p w14:paraId="7718B8B4" w14:textId="77777777" w:rsidR="007A602D" w:rsidRDefault="00000000">
            <w:pPr>
              <w:spacing w:after="20" w:line="240" w:lineRule="auto"/>
              <w:jc w:val="center"/>
            </w:pPr>
            <w:r>
              <w:rPr>
                <w:sz w:val="15"/>
              </w:rPr>
              <w:t>50%</w:t>
            </w:r>
          </w:p>
        </w:tc>
        <w:tc>
          <w:tcPr>
            <w:tcW w:w="959" w:type="dxa"/>
            <w:tcMar>
              <w:top w:w="60" w:type="dxa"/>
              <w:left w:w="55" w:type="dxa"/>
              <w:bottom w:w="60" w:type="dxa"/>
              <w:right w:w="55" w:type="dxa"/>
            </w:tcMar>
            <w:vAlign w:val="center"/>
          </w:tcPr>
          <w:p w14:paraId="0A72CD7A" w14:textId="77777777" w:rsidR="007A602D" w:rsidRDefault="00000000">
            <w:pPr>
              <w:spacing w:after="20" w:line="240" w:lineRule="auto"/>
              <w:jc w:val="center"/>
            </w:pPr>
            <w:r>
              <w:rPr>
                <w:sz w:val="15"/>
              </w:rPr>
              <w:t>1.0</w:t>
            </w:r>
          </w:p>
        </w:tc>
        <w:tc>
          <w:tcPr>
            <w:tcW w:w="959" w:type="dxa"/>
            <w:tcMar>
              <w:top w:w="60" w:type="dxa"/>
              <w:left w:w="55" w:type="dxa"/>
              <w:bottom w:w="60" w:type="dxa"/>
              <w:right w:w="55" w:type="dxa"/>
            </w:tcMar>
            <w:vAlign w:val="center"/>
          </w:tcPr>
          <w:p w14:paraId="71416D00" w14:textId="77777777" w:rsidR="007A602D" w:rsidRDefault="00000000">
            <w:pPr>
              <w:spacing w:after="20" w:line="240" w:lineRule="auto"/>
              <w:jc w:val="center"/>
            </w:pPr>
            <w:r>
              <w:rPr>
                <w:sz w:val="15"/>
              </w:rPr>
              <w:t>73%</w:t>
            </w:r>
          </w:p>
        </w:tc>
        <w:tc>
          <w:tcPr>
            <w:tcW w:w="959" w:type="dxa"/>
            <w:tcMar>
              <w:top w:w="60" w:type="dxa"/>
              <w:left w:w="55" w:type="dxa"/>
              <w:bottom w:w="60" w:type="dxa"/>
              <w:right w:w="55" w:type="dxa"/>
            </w:tcMar>
            <w:vAlign w:val="center"/>
          </w:tcPr>
          <w:p w14:paraId="75FF953A" w14:textId="77777777" w:rsidR="007A602D" w:rsidRDefault="00000000">
            <w:pPr>
              <w:spacing w:after="20" w:line="240" w:lineRule="auto"/>
              <w:jc w:val="center"/>
            </w:pPr>
            <w:r>
              <w:rPr>
                <w:sz w:val="15"/>
              </w:rPr>
              <w:t>4.7</w:t>
            </w:r>
          </w:p>
        </w:tc>
        <w:tc>
          <w:tcPr>
            <w:tcW w:w="959" w:type="dxa"/>
            <w:tcMar>
              <w:top w:w="60" w:type="dxa"/>
              <w:left w:w="55" w:type="dxa"/>
              <w:bottom w:w="60" w:type="dxa"/>
              <w:right w:w="55" w:type="dxa"/>
            </w:tcMar>
            <w:vAlign w:val="center"/>
          </w:tcPr>
          <w:p w14:paraId="690CD86A" w14:textId="77777777" w:rsidR="007A602D" w:rsidRDefault="00000000">
            <w:pPr>
              <w:spacing w:after="20" w:line="240" w:lineRule="auto"/>
              <w:jc w:val="center"/>
            </w:pPr>
            <w:r>
              <w:rPr>
                <w:sz w:val="15"/>
              </w:rPr>
              <w:t>44%</w:t>
            </w:r>
          </w:p>
        </w:tc>
        <w:tc>
          <w:tcPr>
            <w:tcW w:w="959" w:type="dxa"/>
            <w:tcMar>
              <w:top w:w="60" w:type="dxa"/>
              <w:left w:w="55" w:type="dxa"/>
              <w:bottom w:w="60" w:type="dxa"/>
              <w:right w:w="55" w:type="dxa"/>
            </w:tcMar>
            <w:vAlign w:val="center"/>
          </w:tcPr>
          <w:p w14:paraId="2CD74E93" w14:textId="77777777" w:rsidR="007A602D" w:rsidRDefault="00000000">
            <w:pPr>
              <w:spacing w:after="20" w:line="240" w:lineRule="auto"/>
              <w:jc w:val="center"/>
            </w:pPr>
            <w:r>
              <w:rPr>
                <w:sz w:val="15"/>
              </w:rPr>
              <w:t>2.1</w:t>
            </w:r>
          </w:p>
        </w:tc>
        <w:tc>
          <w:tcPr>
            <w:tcW w:w="959" w:type="dxa"/>
            <w:tcMar>
              <w:top w:w="60" w:type="dxa"/>
              <w:left w:w="55" w:type="dxa"/>
              <w:bottom w:w="60" w:type="dxa"/>
              <w:right w:w="55" w:type="dxa"/>
            </w:tcMar>
            <w:vAlign w:val="center"/>
          </w:tcPr>
          <w:p w14:paraId="5AEE1EBD" w14:textId="77777777" w:rsidR="007A602D" w:rsidRDefault="00000000">
            <w:pPr>
              <w:spacing w:after="20" w:line="240" w:lineRule="auto"/>
              <w:jc w:val="center"/>
            </w:pPr>
            <w:r>
              <w:rPr>
                <w:sz w:val="15"/>
              </w:rPr>
              <w:t>60%</w:t>
            </w:r>
          </w:p>
        </w:tc>
        <w:tc>
          <w:tcPr>
            <w:tcW w:w="959" w:type="dxa"/>
            <w:tcMar>
              <w:top w:w="60" w:type="dxa"/>
              <w:left w:w="55" w:type="dxa"/>
              <w:bottom w:w="60" w:type="dxa"/>
              <w:right w:w="55" w:type="dxa"/>
            </w:tcMar>
            <w:vAlign w:val="center"/>
          </w:tcPr>
          <w:p w14:paraId="7C1E217B" w14:textId="77777777" w:rsidR="007A602D" w:rsidRDefault="00000000">
            <w:pPr>
              <w:spacing w:after="20" w:line="240" w:lineRule="auto"/>
              <w:jc w:val="center"/>
            </w:pPr>
            <w:r>
              <w:rPr>
                <w:sz w:val="15"/>
              </w:rPr>
              <w:t>2.0</w:t>
            </w:r>
          </w:p>
        </w:tc>
      </w:tr>
      <w:tr w:rsidR="007A602D" w14:paraId="3E11AEE0" w14:textId="77777777" w:rsidTr="007A602D">
        <w:tc>
          <w:tcPr>
            <w:tcW w:w="1400" w:type="dxa"/>
            <w:tcMar>
              <w:top w:w="60" w:type="dxa"/>
              <w:left w:w="55" w:type="dxa"/>
              <w:bottom w:w="60" w:type="dxa"/>
              <w:right w:w="55" w:type="dxa"/>
            </w:tcMar>
            <w:vAlign w:val="center"/>
          </w:tcPr>
          <w:p w14:paraId="719C4D81" w14:textId="77777777" w:rsidR="007A602D" w:rsidRDefault="00000000">
            <w:pPr>
              <w:spacing w:after="20" w:line="240" w:lineRule="auto"/>
            </w:pPr>
            <w:r>
              <w:rPr>
                <w:sz w:val="15"/>
              </w:rPr>
              <w:t>CI-Structured</w:t>
            </w:r>
          </w:p>
        </w:tc>
        <w:tc>
          <w:tcPr>
            <w:tcW w:w="959" w:type="dxa"/>
            <w:tcMar>
              <w:top w:w="60" w:type="dxa"/>
              <w:left w:w="55" w:type="dxa"/>
              <w:bottom w:w="60" w:type="dxa"/>
              <w:right w:w="55" w:type="dxa"/>
            </w:tcMar>
            <w:vAlign w:val="center"/>
          </w:tcPr>
          <w:p w14:paraId="145640A8" w14:textId="77777777" w:rsidR="007A602D" w:rsidRDefault="00000000">
            <w:pPr>
              <w:spacing w:after="20" w:line="240" w:lineRule="auto"/>
              <w:jc w:val="center"/>
            </w:pPr>
            <w:r>
              <w:rPr>
                <w:sz w:val="15"/>
              </w:rPr>
              <w:t>25%</w:t>
            </w:r>
          </w:p>
        </w:tc>
        <w:tc>
          <w:tcPr>
            <w:tcW w:w="959" w:type="dxa"/>
            <w:tcMar>
              <w:top w:w="60" w:type="dxa"/>
              <w:left w:w="55" w:type="dxa"/>
              <w:bottom w:w="60" w:type="dxa"/>
              <w:right w:w="55" w:type="dxa"/>
            </w:tcMar>
            <w:vAlign w:val="center"/>
          </w:tcPr>
          <w:p w14:paraId="4BFB2AFF" w14:textId="77777777" w:rsidR="007A602D" w:rsidRDefault="00000000">
            <w:pPr>
              <w:spacing w:after="20" w:line="240" w:lineRule="auto"/>
              <w:jc w:val="center"/>
            </w:pPr>
            <w:r>
              <w:rPr>
                <w:sz w:val="15"/>
              </w:rPr>
              <w:t>0.6</w:t>
            </w:r>
          </w:p>
        </w:tc>
        <w:tc>
          <w:tcPr>
            <w:tcW w:w="959" w:type="dxa"/>
            <w:tcMar>
              <w:top w:w="60" w:type="dxa"/>
              <w:left w:w="55" w:type="dxa"/>
              <w:bottom w:w="60" w:type="dxa"/>
              <w:right w:w="55" w:type="dxa"/>
            </w:tcMar>
            <w:vAlign w:val="center"/>
          </w:tcPr>
          <w:p w14:paraId="7DAD5ACA" w14:textId="77777777" w:rsidR="007A602D" w:rsidRDefault="00000000">
            <w:pPr>
              <w:spacing w:after="20" w:line="240" w:lineRule="auto"/>
              <w:jc w:val="center"/>
            </w:pPr>
            <w:r>
              <w:rPr>
                <w:sz w:val="15"/>
              </w:rPr>
              <w:t>56%</w:t>
            </w:r>
          </w:p>
        </w:tc>
        <w:tc>
          <w:tcPr>
            <w:tcW w:w="959" w:type="dxa"/>
            <w:tcMar>
              <w:top w:w="60" w:type="dxa"/>
              <w:left w:w="55" w:type="dxa"/>
              <w:bottom w:w="60" w:type="dxa"/>
              <w:right w:w="55" w:type="dxa"/>
            </w:tcMar>
            <w:vAlign w:val="center"/>
          </w:tcPr>
          <w:p w14:paraId="7E80F5A2" w14:textId="77777777" w:rsidR="007A602D" w:rsidRDefault="00000000">
            <w:pPr>
              <w:spacing w:after="20" w:line="240" w:lineRule="auto"/>
              <w:jc w:val="center"/>
            </w:pPr>
            <w:r>
              <w:rPr>
                <w:sz w:val="15"/>
              </w:rPr>
              <w:t>3.9</w:t>
            </w:r>
          </w:p>
        </w:tc>
        <w:tc>
          <w:tcPr>
            <w:tcW w:w="959" w:type="dxa"/>
            <w:tcMar>
              <w:top w:w="60" w:type="dxa"/>
              <w:left w:w="55" w:type="dxa"/>
              <w:bottom w:w="60" w:type="dxa"/>
              <w:right w:w="55" w:type="dxa"/>
            </w:tcMar>
            <w:vAlign w:val="center"/>
          </w:tcPr>
          <w:p w14:paraId="345C4A9A" w14:textId="77777777" w:rsidR="007A602D" w:rsidRDefault="00000000">
            <w:pPr>
              <w:spacing w:after="20" w:line="240" w:lineRule="auto"/>
              <w:jc w:val="center"/>
            </w:pPr>
            <w:r>
              <w:rPr>
                <w:sz w:val="15"/>
              </w:rPr>
              <w:t>46%</w:t>
            </w:r>
          </w:p>
        </w:tc>
        <w:tc>
          <w:tcPr>
            <w:tcW w:w="959" w:type="dxa"/>
            <w:tcMar>
              <w:top w:w="60" w:type="dxa"/>
              <w:left w:w="55" w:type="dxa"/>
              <w:bottom w:w="60" w:type="dxa"/>
              <w:right w:w="55" w:type="dxa"/>
            </w:tcMar>
            <w:vAlign w:val="center"/>
          </w:tcPr>
          <w:p w14:paraId="53A6CE6F" w14:textId="77777777" w:rsidR="007A602D" w:rsidRDefault="00000000">
            <w:pPr>
              <w:spacing w:after="20" w:line="240" w:lineRule="auto"/>
              <w:jc w:val="center"/>
            </w:pPr>
            <w:r>
              <w:rPr>
                <w:sz w:val="15"/>
              </w:rPr>
              <w:t>0.7</w:t>
            </w:r>
          </w:p>
        </w:tc>
        <w:tc>
          <w:tcPr>
            <w:tcW w:w="959" w:type="dxa"/>
            <w:tcMar>
              <w:top w:w="60" w:type="dxa"/>
              <w:left w:w="55" w:type="dxa"/>
              <w:bottom w:w="60" w:type="dxa"/>
              <w:right w:w="55" w:type="dxa"/>
            </w:tcMar>
            <w:vAlign w:val="center"/>
          </w:tcPr>
          <w:p w14:paraId="414A6605" w14:textId="77777777" w:rsidR="007A602D" w:rsidRDefault="00000000">
            <w:pPr>
              <w:spacing w:after="20" w:line="240" w:lineRule="auto"/>
              <w:jc w:val="center"/>
            </w:pPr>
            <w:r>
              <w:rPr>
                <w:sz w:val="15"/>
              </w:rPr>
              <w:t>52%</w:t>
            </w:r>
          </w:p>
        </w:tc>
        <w:tc>
          <w:tcPr>
            <w:tcW w:w="959" w:type="dxa"/>
            <w:tcMar>
              <w:top w:w="60" w:type="dxa"/>
              <w:left w:w="55" w:type="dxa"/>
              <w:bottom w:w="60" w:type="dxa"/>
              <w:right w:w="55" w:type="dxa"/>
            </w:tcMar>
            <w:vAlign w:val="center"/>
          </w:tcPr>
          <w:p w14:paraId="5E38A4A8" w14:textId="77777777" w:rsidR="007A602D" w:rsidRDefault="00000000">
            <w:pPr>
              <w:spacing w:after="20" w:line="240" w:lineRule="auto"/>
              <w:jc w:val="center"/>
            </w:pPr>
            <w:r>
              <w:rPr>
                <w:sz w:val="15"/>
              </w:rPr>
              <w:t>1.1</w:t>
            </w:r>
          </w:p>
        </w:tc>
      </w:tr>
      <w:tr w:rsidR="007A602D" w14:paraId="450FF944" w14:textId="77777777" w:rsidTr="007A602D">
        <w:tc>
          <w:tcPr>
            <w:tcW w:w="1400" w:type="dxa"/>
            <w:tcMar>
              <w:top w:w="60" w:type="dxa"/>
              <w:left w:w="55" w:type="dxa"/>
              <w:bottom w:w="60" w:type="dxa"/>
              <w:right w:w="55" w:type="dxa"/>
            </w:tcMar>
            <w:vAlign w:val="center"/>
          </w:tcPr>
          <w:p w14:paraId="476EAC27" w14:textId="77777777" w:rsidR="007A602D" w:rsidRDefault="00000000">
            <w:pPr>
              <w:spacing w:after="20" w:line="240" w:lineRule="auto"/>
            </w:pPr>
            <w:r>
              <w:rPr>
                <w:sz w:val="15"/>
              </w:rPr>
              <w:t>CI-List</w:t>
            </w:r>
          </w:p>
        </w:tc>
        <w:tc>
          <w:tcPr>
            <w:tcW w:w="959" w:type="dxa"/>
            <w:tcMar>
              <w:top w:w="60" w:type="dxa"/>
              <w:left w:w="55" w:type="dxa"/>
              <w:bottom w:w="60" w:type="dxa"/>
              <w:right w:w="55" w:type="dxa"/>
            </w:tcMar>
            <w:vAlign w:val="center"/>
          </w:tcPr>
          <w:p w14:paraId="7BCF39C4" w14:textId="77777777" w:rsidR="007A602D" w:rsidRDefault="00000000">
            <w:pPr>
              <w:spacing w:after="20" w:line="240" w:lineRule="auto"/>
              <w:jc w:val="center"/>
            </w:pPr>
            <w:r>
              <w:rPr>
                <w:sz w:val="15"/>
              </w:rPr>
              <w:t>65%</w:t>
            </w:r>
          </w:p>
        </w:tc>
        <w:tc>
          <w:tcPr>
            <w:tcW w:w="959" w:type="dxa"/>
            <w:tcMar>
              <w:top w:w="60" w:type="dxa"/>
              <w:left w:w="55" w:type="dxa"/>
              <w:bottom w:w="60" w:type="dxa"/>
              <w:right w:w="55" w:type="dxa"/>
            </w:tcMar>
            <w:vAlign w:val="center"/>
          </w:tcPr>
          <w:p w14:paraId="57E82018" w14:textId="77777777" w:rsidR="007A602D" w:rsidRDefault="00000000">
            <w:pPr>
              <w:spacing w:after="20" w:line="240" w:lineRule="auto"/>
              <w:jc w:val="center"/>
            </w:pPr>
            <w:r>
              <w:rPr>
                <w:sz w:val="15"/>
              </w:rPr>
              <w:t>1.0</w:t>
            </w:r>
          </w:p>
        </w:tc>
        <w:tc>
          <w:tcPr>
            <w:tcW w:w="959" w:type="dxa"/>
            <w:tcMar>
              <w:top w:w="60" w:type="dxa"/>
              <w:left w:w="55" w:type="dxa"/>
              <w:bottom w:w="60" w:type="dxa"/>
              <w:right w:w="55" w:type="dxa"/>
            </w:tcMar>
            <w:vAlign w:val="center"/>
          </w:tcPr>
          <w:p w14:paraId="7F24175A" w14:textId="77777777" w:rsidR="007A602D" w:rsidRDefault="00000000">
            <w:pPr>
              <w:spacing w:after="20" w:line="240" w:lineRule="auto"/>
              <w:jc w:val="center"/>
            </w:pPr>
            <w:r>
              <w:rPr>
                <w:sz w:val="15"/>
              </w:rPr>
              <w:t>79%</w:t>
            </w:r>
          </w:p>
        </w:tc>
        <w:tc>
          <w:tcPr>
            <w:tcW w:w="959" w:type="dxa"/>
            <w:tcMar>
              <w:top w:w="60" w:type="dxa"/>
              <w:left w:w="55" w:type="dxa"/>
              <w:bottom w:w="60" w:type="dxa"/>
              <w:right w:w="55" w:type="dxa"/>
            </w:tcMar>
            <w:vAlign w:val="center"/>
          </w:tcPr>
          <w:p w14:paraId="26A0C159" w14:textId="77777777" w:rsidR="007A602D" w:rsidRDefault="00000000">
            <w:pPr>
              <w:spacing w:after="20" w:line="240" w:lineRule="auto"/>
              <w:jc w:val="center"/>
            </w:pPr>
            <w:r>
              <w:rPr>
                <w:sz w:val="15"/>
              </w:rPr>
              <w:t>4.4</w:t>
            </w:r>
          </w:p>
        </w:tc>
        <w:tc>
          <w:tcPr>
            <w:tcW w:w="959" w:type="dxa"/>
            <w:tcMar>
              <w:top w:w="60" w:type="dxa"/>
              <w:left w:w="55" w:type="dxa"/>
              <w:bottom w:w="60" w:type="dxa"/>
              <w:right w:w="55" w:type="dxa"/>
            </w:tcMar>
            <w:vAlign w:val="center"/>
          </w:tcPr>
          <w:p w14:paraId="00262B28" w14:textId="77777777" w:rsidR="007A602D" w:rsidRDefault="00000000">
            <w:pPr>
              <w:spacing w:after="20" w:line="240" w:lineRule="auto"/>
              <w:jc w:val="center"/>
            </w:pPr>
            <w:r>
              <w:rPr>
                <w:sz w:val="15"/>
              </w:rPr>
              <w:t>56%</w:t>
            </w:r>
          </w:p>
        </w:tc>
        <w:tc>
          <w:tcPr>
            <w:tcW w:w="959" w:type="dxa"/>
            <w:tcMar>
              <w:top w:w="60" w:type="dxa"/>
              <w:left w:w="55" w:type="dxa"/>
              <w:bottom w:w="60" w:type="dxa"/>
              <w:right w:w="55" w:type="dxa"/>
            </w:tcMar>
            <w:vAlign w:val="center"/>
          </w:tcPr>
          <w:p w14:paraId="53525D5F" w14:textId="77777777" w:rsidR="007A602D" w:rsidRDefault="00000000">
            <w:pPr>
              <w:spacing w:after="20" w:line="240" w:lineRule="auto"/>
              <w:jc w:val="center"/>
            </w:pPr>
            <w:r>
              <w:rPr>
                <w:sz w:val="15"/>
              </w:rPr>
              <w:t>3.1</w:t>
            </w:r>
          </w:p>
        </w:tc>
        <w:tc>
          <w:tcPr>
            <w:tcW w:w="959" w:type="dxa"/>
            <w:tcMar>
              <w:top w:w="60" w:type="dxa"/>
              <w:left w:w="55" w:type="dxa"/>
              <w:bottom w:w="60" w:type="dxa"/>
              <w:right w:w="55" w:type="dxa"/>
            </w:tcMar>
            <w:vAlign w:val="center"/>
          </w:tcPr>
          <w:p w14:paraId="19D4D610" w14:textId="77777777" w:rsidR="007A602D" w:rsidRDefault="00000000">
            <w:pPr>
              <w:spacing w:after="20" w:line="240" w:lineRule="auto"/>
              <w:jc w:val="center"/>
            </w:pPr>
            <w:r>
              <w:rPr>
                <w:sz w:val="15"/>
              </w:rPr>
              <w:t>63%</w:t>
            </w:r>
          </w:p>
        </w:tc>
        <w:tc>
          <w:tcPr>
            <w:tcW w:w="959" w:type="dxa"/>
            <w:tcMar>
              <w:top w:w="60" w:type="dxa"/>
              <w:left w:w="55" w:type="dxa"/>
              <w:bottom w:w="60" w:type="dxa"/>
              <w:right w:w="55" w:type="dxa"/>
            </w:tcMar>
            <w:vAlign w:val="center"/>
          </w:tcPr>
          <w:p w14:paraId="1524EFCB" w14:textId="77777777" w:rsidR="007A602D" w:rsidRDefault="00000000">
            <w:pPr>
              <w:spacing w:after="20" w:line="240" w:lineRule="auto"/>
              <w:jc w:val="center"/>
            </w:pPr>
            <w:r>
              <w:rPr>
                <w:sz w:val="15"/>
              </w:rPr>
              <w:t>1.7</w:t>
            </w:r>
          </w:p>
        </w:tc>
      </w:tr>
      <w:tr w:rsidR="007A602D" w14:paraId="48CC6DCB" w14:textId="77777777" w:rsidTr="007A602D">
        <w:tc>
          <w:tcPr>
            <w:tcW w:w="1400" w:type="dxa"/>
            <w:tcMar>
              <w:top w:w="60" w:type="dxa"/>
              <w:left w:w="55" w:type="dxa"/>
              <w:bottom w:w="60" w:type="dxa"/>
              <w:right w:w="55" w:type="dxa"/>
            </w:tcMar>
            <w:vAlign w:val="center"/>
          </w:tcPr>
          <w:p w14:paraId="10DA7A3A" w14:textId="77777777" w:rsidR="007A602D" w:rsidRDefault="00000000">
            <w:pPr>
              <w:spacing w:after="20" w:line="240" w:lineRule="auto"/>
            </w:pPr>
            <w:r>
              <w:rPr>
                <w:sz w:val="15"/>
              </w:rPr>
              <w:t>ER-Checklist</w:t>
            </w:r>
          </w:p>
        </w:tc>
        <w:tc>
          <w:tcPr>
            <w:tcW w:w="959" w:type="dxa"/>
            <w:tcMar>
              <w:top w:w="60" w:type="dxa"/>
              <w:left w:w="55" w:type="dxa"/>
              <w:bottom w:w="60" w:type="dxa"/>
              <w:right w:w="55" w:type="dxa"/>
            </w:tcMar>
            <w:vAlign w:val="center"/>
          </w:tcPr>
          <w:p w14:paraId="288FB25A" w14:textId="77777777" w:rsidR="007A602D" w:rsidRDefault="00000000">
            <w:pPr>
              <w:spacing w:after="20" w:line="240" w:lineRule="auto"/>
              <w:jc w:val="center"/>
            </w:pPr>
            <w:r>
              <w:rPr>
                <w:sz w:val="15"/>
              </w:rPr>
              <w:t>60%</w:t>
            </w:r>
          </w:p>
        </w:tc>
        <w:tc>
          <w:tcPr>
            <w:tcW w:w="959" w:type="dxa"/>
            <w:tcMar>
              <w:top w:w="60" w:type="dxa"/>
              <w:left w:w="55" w:type="dxa"/>
              <w:bottom w:w="60" w:type="dxa"/>
              <w:right w:w="55" w:type="dxa"/>
            </w:tcMar>
            <w:vAlign w:val="center"/>
          </w:tcPr>
          <w:p w14:paraId="2BB9F1C6" w14:textId="77777777" w:rsidR="007A602D" w:rsidRDefault="00000000">
            <w:pPr>
              <w:spacing w:after="20" w:line="240" w:lineRule="auto"/>
              <w:jc w:val="center"/>
            </w:pPr>
            <w:r>
              <w:rPr>
                <w:sz w:val="15"/>
              </w:rPr>
              <w:t>0.6</w:t>
            </w:r>
          </w:p>
        </w:tc>
        <w:tc>
          <w:tcPr>
            <w:tcW w:w="959" w:type="dxa"/>
            <w:tcMar>
              <w:top w:w="60" w:type="dxa"/>
              <w:left w:w="55" w:type="dxa"/>
              <w:bottom w:w="60" w:type="dxa"/>
              <w:right w:w="55" w:type="dxa"/>
            </w:tcMar>
            <w:vAlign w:val="center"/>
          </w:tcPr>
          <w:p w14:paraId="177D12EC" w14:textId="77777777" w:rsidR="007A602D" w:rsidRDefault="00000000">
            <w:pPr>
              <w:spacing w:after="20" w:line="240" w:lineRule="auto"/>
              <w:jc w:val="center"/>
            </w:pPr>
            <w:r>
              <w:rPr>
                <w:sz w:val="15"/>
              </w:rPr>
              <w:t>65%</w:t>
            </w:r>
          </w:p>
        </w:tc>
        <w:tc>
          <w:tcPr>
            <w:tcW w:w="959" w:type="dxa"/>
            <w:tcMar>
              <w:top w:w="60" w:type="dxa"/>
              <w:left w:w="55" w:type="dxa"/>
              <w:bottom w:w="60" w:type="dxa"/>
              <w:right w:w="55" w:type="dxa"/>
            </w:tcMar>
            <w:vAlign w:val="center"/>
          </w:tcPr>
          <w:p w14:paraId="344BA0FB" w14:textId="77777777" w:rsidR="007A602D" w:rsidRDefault="00000000">
            <w:pPr>
              <w:spacing w:after="20" w:line="240" w:lineRule="auto"/>
              <w:jc w:val="center"/>
            </w:pPr>
            <w:r>
              <w:rPr>
                <w:sz w:val="15"/>
              </w:rPr>
              <w:t>1.9</w:t>
            </w:r>
          </w:p>
        </w:tc>
        <w:tc>
          <w:tcPr>
            <w:tcW w:w="959" w:type="dxa"/>
            <w:tcMar>
              <w:top w:w="60" w:type="dxa"/>
              <w:left w:w="55" w:type="dxa"/>
              <w:bottom w:w="60" w:type="dxa"/>
              <w:right w:w="55" w:type="dxa"/>
            </w:tcMar>
            <w:vAlign w:val="center"/>
          </w:tcPr>
          <w:p w14:paraId="546B8E54" w14:textId="77777777" w:rsidR="007A602D" w:rsidRDefault="00000000">
            <w:pPr>
              <w:spacing w:after="20" w:line="240" w:lineRule="auto"/>
              <w:jc w:val="center"/>
            </w:pPr>
            <w:r>
              <w:rPr>
                <w:sz w:val="15"/>
              </w:rPr>
              <w:t>33%</w:t>
            </w:r>
          </w:p>
        </w:tc>
        <w:tc>
          <w:tcPr>
            <w:tcW w:w="959" w:type="dxa"/>
            <w:tcMar>
              <w:top w:w="60" w:type="dxa"/>
              <w:left w:w="55" w:type="dxa"/>
              <w:bottom w:w="60" w:type="dxa"/>
              <w:right w:w="55" w:type="dxa"/>
            </w:tcMar>
            <w:vAlign w:val="center"/>
          </w:tcPr>
          <w:p w14:paraId="3D4021DB" w14:textId="77777777" w:rsidR="007A602D" w:rsidRDefault="00000000">
            <w:pPr>
              <w:spacing w:after="20" w:line="240" w:lineRule="auto"/>
              <w:jc w:val="center"/>
            </w:pPr>
            <w:r>
              <w:rPr>
                <w:sz w:val="15"/>
              </w:rPr>
              <w:t>0.4</w:t>
            </w:r>
          </w:p>
        </w:tc>
        <w:tc>
          <w:tcPr>
            <w:tcW w:w="959" w:type="dxa"/>
            <w:tcMar>
              <w:top w:w="60" w:type="dxa"/>
              <w:left w:w="55" w:type="dxa"/>
              <w:bottom w:w="60" w:type="dxa"/>
              <w:right w:w="55" w:type="dxa"/>
            </w:tcMar>
            <w:vAlign w:val="center"/>
          </w:tcPr>
          <w:p w14:paraId="605F9344" w14:textId="77777777" w:rsidR="007A602D" w:rsidRDefault="00000000">
            <w:pPr>
              <w:spacing w:after="20" w:line="240" w:lineRule="auto"/>
              <w:jc w:val="center"/>
            </w:pPr>
            <w:r>
              <w:rPr>
                <w:sz w:val="15"/>
              </w:rPr>
              <w:t>83%</w:t>
            </w:r>
          </w:p>
        </w:tc>
        <w:tc>
          <w:tcPr>
            <w:tcW w:w="959" w:type="dxa"/>
            <w:tcMar>
              <w:top w:w="60" w:type="dxa"/>
              <w:left w:w="55" w:type="dxa"/>
              <w:bottom w:w="60" w:type="dxa"/>
              <w:right w:w="55" w:type="dxa"/>
            </w:tcMar>
            <w:vAlign w:val="center"/>
          </w:tcPr>
          <w:p w14:paraId="4DA18732" w14:textId="77777777" w:rsidR="007A602D" w:rsidRDefault="00000000">
            <w:pPr>
              <w:spacing w:after="20" w:line="240" w:lineRule="auto"/>
              <w:jc w:val="center"/>
            </w:pPr>
            <w:r>
              <w:rPr>
                <w:sz w:val="15"/>
              </w:rPr>
              <w:t>1.4</w:t>
            </w:r>
          </w:p>
        </w:tc>
      </w:tr>
      <w:tr w:rsidR="007A602D" w14:paraId="15F30469" w14:textId="77777777" w:rsidTr="007A602D">
        <w:tc>
          <w:tcPr>
            <w:tcW w:w="1400" w:type="dxa"/>
            <w:tcMar>
              <w:top w:w="60" w:type="dxa"/>
              <w:left w:w="55" w:type="dxa"/>
              <w:bottom w:w="60" w:type="dxa"/>
              <w:right w:w="55" w:type="dxa"/>
            </w:tcMar>
            <w:vAlign w:val="center"/>
          </w:tcPr>
          <w:p w14:paraId="659CDC69" w14:textId="77777777" w:rsidR="007A602D" w:rsidRDefault="00000000">
            <w:pPr>
              <w:spacing w:after="20" w:line="240" w:lineRule="auto"/>
            </w:pPr>
            <w:r>
              <w:rPr>
                <w:sz w:val="15"/>
              </w:rPr>
              <w:t>ER-Open</w:t>
            </w:r>
          </w:p>
        </w:tc>
        <w:tc>
          <w:tcPr>
            <w:tcW w:w="959" w:type="dxa"/>
            <w:tcMar>
              <w:top w:w="60" w:type="dxa"/>
              <w:left w:w="55" w:type="dxa"/>
              <w:bottom w:w="60" w:type="dxa"/>
              <w:right w:w="55" w:type="dxa"/>
            </w:tcMar>
            <w:vAlign w:val="center"/>
          </w:tcPr>
          <w:p w14:paraId="4DC095EA" w14:textId="77777777" w:rsidR="007A602D" w:rsidRDefault="00000000">
            <w:pPr>
              <w:spacing w:after="20" w:line="240" w:lineRule="auto"/>
              <w:jc w:val="center"/>
            </w:pPr>
            <w:r>
              <w:rPr>
                <w:sz w:val="15"/>
              </w:rPr>
              <w:t>69%</w:t>
            </w:r>
          </w:p>
        </w:tc>
        <w:tc>
          <w:tcPr>
            <w:tcW w:w="959" w:type="dxa"/>
            <w:tcMar>
              <w:top w:w="60" w:type="dxa"/>
              <w:left w:w="55" w:type="dxa"/>
              <w:bottom w:w="60" w:type="dxa"/>
              <w:right w:w="55" w:type="dxa"/>
            </w:tcMar>
            <w:vAlign w:val="center"/>
          </w:tcPr>
          <w:p w14:paraId="70440FD1" w14:textId="77777777" w:rsidR="007A602D" w:rsidRDefault="00000000">
            <w:pPr>
              <w:spacing w:after="20" w:line="240" w:lineRule="auto"/>
              <w:jc w:val="center"/>
            </w:pPr>
            <w:r>
              <w:rPr>
                <w:sz w:val="15"/>
              </w:rPr>
              <w:t>3.1</w:t>
            </w:r>
          </w:p>
        </w:tc>
        <w:tc>
          <w:tcPr>
            <w:tcW w:w="959" w:type="dxa"/>
            <w:tcMar>
              <w:top w:w="60" w:type="dxa"/>
              <w:left w:w="55" w:type="dxa"/>
              <w:bottom w:w="60" w:type="dxa"/>
              <w:right w:w="55" w:type="dxa"/>
            </w:tcMar>
            <w:vAlign w:val="center"/>
          </w:tcPr>
          <w:p w14:paraId="7E1FAEA5" w14:textId="77777777" w:rsidR="007A602D" w:rsidRDefault="00000000">
            <w:pPr>
              <w:spacing w:after="20" w:line="240" w:lineRule="auto"/>
              <w:jc w:val="center"/>
            </w:pPr>
            <w:r>
              <w:rPr>
                <w:sz w:val="15"/>
              </w:rPr>
              <w:t>67%</w:t>
            </w:r>
          </w:p>
        </w:tc>
        <w:tc>
          <w:tcPr>
            <w:tcW w:w="959" w:type="dxa"/>
            <w:tcMar>
              <w:top w:w="60" w:type="dxa"/>
              <w:left w:w="55" w:type="dxa"/>
              <w:bottom w:w="60" w:type="dxa"/>
              <w:right w:w="55" w:type="dxa"/>
            </w:tcMar>
            <w:vAlign w:val="center"/>
          </w:tcPr>
          <w:p w14:paraId="207BFB89" w14:textId="77777777" w:rsidR="007A602D" w:rsidRDefault="00000000">
            <w:pPr>
              <w:spacing w:after="20" w:line="240" w:lineRule="auto"/>
              <w:jc w:val="center"/>
            </w:pPr>
            <w:r>
              <w:rPr>
                <w:sz w:val="15"/>
              </w:rPr>
              <w:t>3.0</w:t>
            </w:r>
          </w:p>
        </w:tc>
        <w:tc>
          <w:tcPr>
            <w:tcW w:w="959" w:type="dxa"/>
            <w:tcMar>
              <w:top w:w="60" w:type="dxa"/>
              <w:left w:w="55" w:type="dxa"/>
              <w:bottom w:w="60" w:type="dxa"/>
              <w:right w:w="55" w:type="dxa"/>
            </w:tcMar>
            <w:vAlign w:val="center"/>
          </w:tcPr>
          <w:p w14:paraId="4F6D7988" w14:textId="77777777" w:rsidR="007A602D" w:rsidRDefault="00000000">
            <w:pPr>
              <w:spacing w:after="20" w:line="240" w:lineRule="auto"/>
              <w:jc w:val="center"/>
            </w:pPr>
            <w:r>
              <w:rPr>
                <w:sz w:val="15"/>
              </w:rPr>
              <w:t>56%</w:t>
            </w:r>
          </w:p>
        </w:tc>
        <w:tc>
          <w:tcPr>
            <w:tcW w:w="959" w:type="dxa"/>
            <w:tcMar>
              <w:top w:w="60" w:type="dxa"/>
              <w:left w:w="55" w:type="dxa"/>
              <w:bottom w:w="60" w:type="dxa"/>
              <w:right w:w="55" w:type="dxa"/>
            </w:tcMar>
            <w:vAlign w:val="center"/>
          </w:tcPr>
          <w:p w14:paraId="35DC2A2D" w14:textId="77777777" w:rsidR="007A602D" w:rsidRDefault="00000000">
            <w:pPr>
              <w:spacing w:after="20" w:line="240" w:lineRule="auto"/>
              <w:jc w:val="center"/>
            </w:pPr>
            <w:r>
              <w:rPr>
                <w:sz w:val="15"/>
              </w:rPr>
              <w:t>1.4</w:t>
            </w:r>
          </w:p>
        </w:tc>
        <w:tc>
          <w:tcPr>
            <w:tcW w:w="959" w:type="dxa"/>
            <w:tcMar>
              <w:top w:w="60" w:type="dxa"/>
              <w:left w:w="55" w:type="dxa"/>
              <w:bottom w:w="60" w:type="dxa"/>
              <w:right w:w="55" w:type="dxa"/>
            </w:tcMar>
            <w:vAlign w:val="center"/>
          </w:tcPr>
          <w:p w14:paraId="5A4ADD08" w14:textId="77777777" w:rsidR="007A602D" w:rsidRDefault="00000000">
            <w:pPr>
              <w:spacing w:after="20" w:line="240" w:lineRule="auto"/>
              <w:jc w:val="center"/>
            </w:pPr>
            <w:r>
              <w:rPr>
                <w:sz w:val="15"/>
              </w:rPr>
              <w:t>79%</w:t>
            </w:r>
          </w:p>
        </w:tc>
        <w:tc>
          <w:tcPr>
            <w:tcW w:w="959" w:type="dxa"/>
            <w:tcMar>
              <w:top w:w="60" w:type="dxa"/>
              <w:left w:w="55" w:type="dxa"/>
              <w:bottom w:w="60" w:type="dxa"/>
              <w:right w:w="55" w:type="dxa"/>
            </w:tcMar>
            <w:vAlign w:val="center"/>
          </w:tcPr>
          <w:p w14:paraId="050E7033" w14:textId="77777777" w:rsidR="007A602D" w:rsidRDefault="00000000">
            <w:pPr>
              <w:spacing w:after="20" w:line="240" w:lineRule="auto"/>
              <w:jc w:val="center"/>
            </w:pPr>
            <w:r>
              <w:rPr>
                <w:sz w:val="15"/>
              </w:rPr>
              <w:t>3.7</w:t>
            </w:r>
          </w:p>
        </w:tc>
      </w:tr>
      <w:tr w:rsidR="007A602D" w14:paraId="2BE1D5F4" w14:textId="77777777" w:rsidTr="007A602D">
        <w:tc>
          <w:tcPr>
            <w:tcW w:w="1400" w:type="dxa"/>
            <w:tcMar>
              <w:top w:w="60" w:type="dxa"/>
              <w:left w:w="55" w:type="dxa"/>
              <w:bottom w:w="60" w:type="dxa"/>
              <w:right w:w="55" w:type="dxa"/>
            </w:tcMar>
            <w:vAlign w:val="center"/>
          </w:tcPr>
          <w:p w14:paraId="26FCE63F" w14:textId="77777777" w:rsidR="007A602D" w:rsidRDefault="00000000">
            <w:pPr>
              <w:spacing w:after="20" w:line="240" w:lineRule="auto"/>
            </w:pPr>
            <w:r>
              <w:rPr>
                <w:sz w:val="15"/>
              </w:rPr>
              <w:t>ER-Restrained</w:t>
            </w:r>
          </w:p>
        </w:tc>
        <w:tc>
          <w:tcPr>
            <w:tcW w:w="959" w:type="dxa"/>
            <w:tcMar>
              <w:top w:w="60" w:type="dxa"/>
              <w:left w:w="55" w:type="dxa"/>
              <w:bottom w:w="60" w:type="dxa"/>
              <w:right w:w="55" w:type="dxa"/>
            </w:tcMar>
            <w:vAlign w:val="center"/>
          </w:tcPr>
          <w:p w14:paraId="4F19B7E8" w14:textId="77777777" w:rsidR="007A602D" w:rsidRDefault="00000000">
            <w:pPr>
              <w:spacing w:after="20" w:line="240" w:lineRule="auto"/>
              <w:jc w:val="center"/>
            </w:pPr>
            <w:r>
              <w:rPr>
                <w:sz w:val="15"/>
              </w:rPr>
              <w:t>46%</w:t>
            </w:r>
          </w:p>
        </w:tc>
        <w:tc>
          <w:tcPr>
            <w:tcW w:w="959" w:type="dxa"/>
            <w:tcMar>
              <w:top w:w="60" w:type="dxa"/>
              <w:left w:w="55" w:type="dxa"/>
              <w:bottom w:w="60" w:type="dxa"/>
              <w:right w:w="55" w:type="dxa"/>
            </w:tcMar>
            <w:vAlign w:val="center"/>
          </w:tcPr>
          <w:p w14:paraId="28B121E3" w14:textId="77777777" w:rsidR="007A602D" w:rsidRDefault="00000000">
            <w:pPr>
              <w:spacing w:after="20" w:line="240" w:lineRule="auto"/>
              <w:jc w:val="center"/>
            </w:pPr>
            <w:r>
              <w:rPr>
                <w:sz w:val="15"/>
              </w:rPr>
              <w:t>0.3</w:t>
            </w:r>
          </w:p>
        </w:tc>
        <w:tc>
          <w:tcPr>
            <w:tcW w:w="959" w:type="dxa"/>
            <w:tcMar>
              <w:top w:w="60" w:type="dxa"/>
              <w:left w:w="55" w:type="dxa"/>
              <w:bottom w:w="60" w:type="dxa"/>
              <w:right w:w="55" w:type="dxa"/>
            </w:tcMar>
            <w:vAlign w:val="center"/>
          </w:tcPr>
          <w:p w14:paraId="2E6DDCCE" w14:textId="77777777" w:rsidR="007A602D" w:rsidRDefault="00000000">
            <w:pPr>
              <w:spacing w:after="20" w:line="240" w:lineRule="auto"/>
              <w:jc w:val="center"/>
            </w:pPr>
            <w:r>
              <w:rPr>
                <w:sz w:val="15"/>
              </w:rPr>
              <w:t>44%</w:t>
            </w:r>
          </w:p>
        </w:tc>
        <w:tc>
          <w:tcPr>
            <w:tcW w:w="959" w:type="dxa"/>
            <w:tcMar>
              <w:top w:w="60" w:type="dxa"/>
              <w:left w:w="55" w:type="dxa"/>
              <w:bottom w:w="60" w:type="dxa"/>
              <w:right w:w="55" w:type="dxa"/>
            </w:tcMar>
            <w:vAlign w:val="center"/>
          </w:tcPr>
          <w:p w14:paraId="47BC8E6C" w14:textId="77777777" w:rsidR="007A602D" w:rsidRDefault="00000000">
            <w:pPr>
              <w:spacing w:after="20" w:line="240" w:lineRule="auto"/>
              <w:jc w:val="center"/>
            </w:pPr>
            <w:r>
              <w:rPr>
                <w:sz w:val="15"/>
              </w:rPr>
              <w:t>0.1</w:t>
            </w:r>
          </w:p>
        </w:tc>
        <w:tc>
          <w:tcPr>
            <w:tcW w:w="959" w:type="dxa"/>
            <w:tcMar>
              <w:top w:w="60" w:type="dxa"/>
              <w:left w:w="55" w:type="dxa"/>
              <w:bottom w:w="60" w:type="dxa"/>
              <w:right w:w="55" w:type="dxa"/>
            </w:tcMar>
            <w:vAlign w:val="center"/>
          </w:tcPr>
          <w:p w14:paraId="27B098EE" w14:textId="77777777" w:rsidR="007A602D" w:rsidRDefault="00000000">
            <w:pPr>
              <w:spacing w:after="20" w:line="240" w:lineRule="auto"/>
              <w:jc w:val="center"/>
            </w:pPr>
            <w:r>
              <w:rPr>
                <w:sz w:val="15"/>
              </w:rPr>
              <w:t>4%</w:t>
            </w:r>
          </w:p>
        </w:tc>
        <w:tc>
          <w:tcPr>
            <w:tcW w:w="959" w:type="dxa"/>
            <w:tcMar>
              <w:top w:w="60" w:type="dxa"/>
              <w:left w:w="55" w:type="dxa"/>
              <w:bottom w:w="60" w:type="dxa"/>
              <w:right w:w="55" w:type="dxa"/>
            </w:tcMar>
            <w:vAlign w:val="center"/>
          </w:tcPr>
          <w:p w14:paraId="3CE7B82E" w14:textId="77777777" w:rsidR="007A602D" w:rsidRDefault="00000000">
            <w:pPr>
              <w:spacing w:after="20" w:line="240" w:lineRule="auto"/>
              <w:jc w:val="center"/>
            </w:pPr>
            <w:r>
              <w:rPr>
                <w:sz w:val="15"/>
              </w:rPr>
              <w:t>0.1</w:t>
            </w:r>
          </w:p>
        </w:tc>
        <w:tc>
          <w:tcPr>
            <w:tcW w:w="959" w:type="dxa"/>
            <w:tcMar>
              <w:top w:w="60" w:type="dxa"/>
              <w:left w:w="55" w:type="dxa"/>
              <w:bottom w:w="60" w:type="dxa"/>
              <w:right w:w="55" w:type="dxa"/>
            </w:tcMar>
            <w:vAlign w:val="center"/>
          </w:tcPr>
          <w:p w14:paraId="20918EC2" w14:textId="77777777" w:rsidR="007A602D" w:rsidRDefault="00000000">
            <w:pPr>
              <w:spacing w:after="20" w:line="240" w:lineRule="auto"/>
              <w:jc w:val="center"/>
            </w:pPr>
            <w:r>
              <w:rPr>
                <w:sz w:val="15"/>
              </w:rPr>
              <w:t>60%</w:t>
            </w:r>
          </w:p>
        </w:tc>
        <w:tc>
          <w:tcPr>
            <w:tcW w:w="959" w:type="dxa"/>
            <w:tcMar>
              <w:top w:w="60" w:type="dxa"/>
              <w:left w:w="55" w:type="dxa"/>
              <w:bottom w:w="60" w:type="dxa"/>
              <w:right w:w="55" w:type="dxa"/>
            </w:tcMar>
            <w:vAlign w:val="center"/>
          </w:tcPr>
          <w:p w14:paraId="0B1E7E59" w14:textId="77777777" w:rsidR="007A602D" w:rsidRDefault="00000000">
            <w:pPr>
              <w:spacing w:after="20" w:line="240" w:lineRule="auto"/>
              <w:jc w:val="center"/>
            </w:pPr>
            <w:r>
              <w:rPr>
                <w:sz w:val="15"/>
              </w:rPr>
              <w:t>0.9</w:t>
            </w:r>
          </w:p>
        </w:tc>
      </w:tr>
    </w:tbl>
    <w:bookmarkEnd w:id="53"/>
    <w:p w14:paraId="11D9BF45" w14:textId="77777777" w:rsidR="005660AF" w:rsidRDefault="00000000">
      <w:pPr>
        <w:pStyle w:val="BodyText"/>
      </w:pPr>
      <w:r>
        <w:t xml:space="preserve">Table 5 shows that higher detection is </w:t>
      </w:r>
      <w:r w:rsidR="00073E74">
        <w:t>generally</w:t>
      </w:r>
      <w:r>
        <w:t xml:space="preserve"> accompanied by more unmatched </w:t>
      </w:r>
      <w:r w:rsidR="00073E74">
        <w:t>problems</w:t>
      </w:r>
      <w:r>
        <w:t xml:space="preserve">. This is clearest for the cognitive-testing configurations, where GPT-4o reports the fewest problems and has the lowest detection, while Opus 5 reports the most and has the highest detection. Llama and Qwen3 fall between them. The higher detection achieved by more expansive LLMs must therefore be interpreted in relation to the volume of problems they report: generating more candidate problems creates more opportunities to match the answer key. Thus, although Opus 5 detects every embedded problem under two expert-review configurations, it also reports 8.4 unmatched </w:t>
      </w:r>
      <w:r w:rsidR="00073E74">
        <w:t>problems</w:t>
      </w:r>
      <w:r>
        <w:t xml:space="preserve"> per control question. The relationship is not universal, however. For ER-Open, the open-weight LLMs produce</w:t>
      </w:r>
      <w:r w:rsidR="00073E74">
        <w:t>d</w:t>
      </w:r>
      <w:r>
        <w:t xml:space="preserve"> no more unmatched </w:t>
      </w:r>
      <w:r w:rsidR="00073E74">
        <w:t>problems</w:t>
      </w:r>
      <w:r>
        <w:t xml:space="preserve"> than GPT-4o and have slightly lower detection.</w:t>
      </w:r>
    </w:p>
    <w:p w14:paraId="698B746F" w14:textId="65875C69" w:rsidR="00464DDC" w:rsidRDefault="00464DDC">
      <w:pPr>
        <w:pStyle w:val="BodyText"/>
      </w:pPr>
      <w:r w:rsidRPr="00464DDC">
        <w:t>Opus 5 achieve</w:t>
      </w:r>
      <w:r>
        <w:t>s</w:t>
      </w:r>
      <w:r w:rsidRPr="00464DDC">
        <w:t xml:space="preserve"> high raw detection by generating a large number of candidate problems. Under ER-Checklist, it detects 100% of the embedded problems but also produces 8.4 unmatched findings per control question. Its severity assessments appear comparatively well calibrated, however. Applying a threshold of 5 reduces unmatched findings to 1.4 per control question while retaining detection of 83% of the embedded problems. Opus 5 therefore combines expansive problem detection with severity ratings that provide a useful distinction between stronger and weaker </w:t>
      </w:r>
      <w:r>
        <w:t xml:space="preserve">severity problems. This filtering is less effective for the two open-weight LLMs. The threshold has little effect on Llama’s cognitive-testing outputs because it assigns high severity to most findings. For Qwen3, thresholding removes many genuine detections as well as unmatched findings, with ER-Checklist detection declining from 73% to 33%. Directly instructing the LLM to exercise restraint is also inconsistent across LLMs. ER-Restrained produces relatively few unmatched findings on GPT-4o and Llama, almost entirely suppresses output on Qwen3, but has little restraining effect on Opus 5. ER-Checklist nevertheless </w:t>
      </w:r>
      <w:del w:id="54" w:author="Thomas Robinson" w:date="2026-09-11T17:29:00Z">
        <w:r>
          <w:delText>shows the most consistent raw detection</w:delText>
        </w:r>
      </w:del>
      <w:ins w:id="55" w:author="Thomas Robinson" w:date="2026-09-11T17:29:00Z">
        <w:r>
          <w:t xml:space="preserve">maintains comparatively high raw </w:t>
        </w:r>
        <w:r>
          <w:lastRenderedPageBreak/>
          <w:t>detection</w:t>
        </w:r>
      </w:ins>
      <w:r>
        <w:t xml:space="preserve"> across LLMs, ranging from 73% to 100%, suggesting that a fixed problem taxonomy may reduce some variation arising from LLM choice.</w:t>
      </w:r>
    </w:p>
    <w:p w14:paraId="25FEB346" w14:textId="77777777" w:rsidR="005660AF" w:rsidRDefault="00000000">
      <w:pPr>
        <w:pStyle w:val="BodyText"/>
      </w:pPr>
      <w:r>
        <w:t>These comparisons nevertheless remain exploratory. Each cell is based on a single run, the non-GPT-4o outputs were matched by one LLM matching judge, and the prompts were developed on GPT-4o rather than optimised separately for each LLM. As Table 3 shows, repeated runs of the same configuration can differ appreciably even when the LLM and prompt are unchanged. The cross-LLM results are therefore most informative about broad patterns, rather than small differences between individual percentages.</w:t>
      </w:r>
    </w:p>
    <w:p w14:paraId="37303BF4" w14:textId="77777777" w:rsidR="005660AF" w:rsidRPr="00663E8C" w:rsidRDefault="00000000">
      <w:pPr>
        <w:pStyle w:val="Heading1"/>
        <w:rPr>
          <w:rFonts w:ascii="Times New Roman" w:hAnsi="Times New Roman" w:cs="Times New Roman"/>
        </w:rPr>
      </w:pPr>
      <w:bookmarkStart w:id="56" w:name="discussion"/>
      <w:bookmarkEnd w:id="33"/>
      <w:bookmarkEnd w:id="47"/>
      <w:r w:rsidRPr="00663E8C">
        <w:rPr>
          <w:rFonts w:ascii="Times New Roman" w:hAnsi="Times New Roman" w:cs="Times New Roman"/>
        </w:rPr>
        <w:t>Discussion</w:t>
      </w:r>
    </w:p>
    <w:p w14:paraId="5078C9F8" w14:textId="0DE6749B" w:rsidR="005660AF" w:rsidRDefault="00000000">
      <w:pPr>
        <w:pStyle w:val="FirstParagraph"/>
      </w:pPr>
      <w:r>
        <w:t xml:space="preserve">Cognitive interviewing and expert review have become indispensable components of the survey </w:t>
      </w:r>
      <w:r w:rsidR="00464DDC">
        <w:t>design</w:t>
      </w:r>
      <w:r>
        <w:t xml:space="preserve"> workflow, providing the primary means by which researchers identify design flaws in draft questions before they reach the field. Yet both </w:t>
      </w:r>
      <w:r w:rsidR="00464DDC">
        <w:t>are</w:t>
      </w:r>
      <w:r>
        <w:t xml:space="preserve"> significant bottlenecks. They require scarce expertise, are time-consuming and expensive, and in practice can </w:t>
      </w:r>
      <w:r w:rsidR="00464DDC">
        <w:t xml:space="preserve">usually </w:t>
      </w:r>
      <w:r>
        <w:t xml:space="preserve">cover only a fraction of the items in a long questionnaire. The practical consequence is that many questions go to field with less testing than would be ideal, and </w:t>
      </w:r>
      <w:r w:rsidR="00464DDC">
        <w:t>many</w:t>
      </w:r>
      <w:r>
        <w:t xml:space="preserve"> go with </w:t>
      </w:r>
      <w:del w:id="57" w:author="Thomas Robinson" w:date="2026-09-13T19:30:00Z" w16du:dateUtc="2026-09-13T18:30:00Z">
        <w:r w:rsidDel="009C5B77">
          <w:delText>none at all</w:delText>
        </w:r>
      </w:del>
      <w:ins w:id="58" w:author="Thomas Robinson" w:date="2026-09-13T19:30:00Z" w16du:dateUtc="2026-09-13T18:30:00Z">
        <w:r w:rsidR="009C5B77">
          <w:t>none</w:t>
        </w:r>
      </w:ins>
      <w:r>
        <w:t xml:space="preserve">. </w:t>
      </w:r>
      <w:r w:rsidR="00464DDC" w:rsidRPr="00464DDC">
        <w:t>LLM-based procedures modelled on selected features of these methods could help close this gap by screening more questions at an early stage and directing scarce human expertise towards the items most likely to require intensive review</w:t>
      </w:r>
      <w:r>
        <w:t>.</w:t>
      </w:r>
    </w:p>
    <w:p w14:paraId="44E91020" w14:textId="77777777" w:rsidR="008B4893" w:rsidRDefault="002A1ACB" w:rsidP="002A1ACB">
      <w:pPr>
        <w:pStyle w:val="BodyText"/>
      </w:pPr>
      <w:r w:rsidRPr="002A1ACB">
        <w:t xml:space="preserve">Our findings demonstrate the promise of LLM-based question review, but also important limitations. The strongest cognitive-testing and expert-review configurations detected approximately three quarters of the embedded problems, although this high detection was accompanied by substantial numbers of apparent false positives. Human assessment showed, however, that many unmatched problems on flawed questions were genuine, indicating that evaluation against the answer key alone overstates false positives. </w:t>
      </w:r>
      <w:r w:rsidR="008B4893" w:rsidRPr="008B4893">
        <w:t xml:space="preserve">However, human assessment largely confirmed the false positives on the ESS controls, showing that the pipelines’ ability to detect genuine defects was not matched by an ability to avoid </w:t>
      </w:r>
      <w:r w:rsidR="008B4893">
        <w:t>finding problems when there are none</w:t>
      </w:r>
      <w:r w:rsidR="008B4893" w:rsidRPr="008B4893">
        <w:t>.</w:t>
      </w:r>
    </w:p>
    <w:p w14:paraId="3C1C7E15" w14:textId="053C0065" w:rsidR="002A1ACB" w:rsidRPr="002A1ACB" w:rsidRDefault="002A1ACB" w:rsidP="002A1ACB">
      <w:pPr>
        <w:pStyle w:val="BodyText"/>
        <w:rPr>
          <w:lang w:val="en-GB"/>
        </w:rPr>
      </w:pPr>
      <w:r w:rsidRPr="002A1ACB">
        <w:rPr>
          <w:lang w:val="en-GB"/>
        </w:rPr>
        <w:t>Effective</w:t>
      </w:r>
      <w:r w:rsidR="008B4893">
        <w:rPr>
          <w:lang w:val="en-GB"/>
        </w:rPr>
        <w:t xml:space="preserve"> problem detection</w:t>
      </w:r>
      <w:r w:rsidRPr="002A1ACB">
        <w:rPr>
          <w:lang w:val="en-GB"/>
        </w:rPr>
        <w:t xml:space="preserve"> depended substantially on prompt design</w:t>
      </w:r>
      <w:r w:rsidR="008B4893">
        <w:rPr>
          <w:lang w:val="en-GB"/>
        </w:rPr>
        <w:t xml:space="preserve"> and LLM</w:t>
      </w:r>
      <w:r w:rsidRPr="002A1ACB">
        <w:rPr>
          <w:lang w:val="en-GB"/>
        </w:rPr>
        <w:t xml:space="preserve">. On GPT-4o, the four-stage cognitive framework alone produced the weakest detection, while adding explicit problem-type cues produced the strongest. </w:t>
      </w:r>
      <w:r w:rsidR="008B4893">
        <w:rPr>
          <w:lang w:val="en-GB"/>
        </w:rPr>
        <w:t>Surface r</w:t>
      </w:r>
      <w:r w:rsidRPr="002A1ACB">
        <w:rPr>
          <w:lang w:val="en-GB"/>
        </w:rPr>
        <w:t>esemblance to an established pretesting procedure therefore does not itself ensure effective diagnosis. Although detection</w:t>
      </w:r>
      <w:r w:rsidR="008B4893">
        <w:rPr>
          <w:lang w:val="en-GB"/>
        </w:rPr>
        <w:t xml:space="preserve"> rates</w:t>
      </w:r>
      <w:r w:rsidRPr="002A1ACB">
        <w:rPr>
          <w:lang w:val="en-GB"/>
        </w:rPr>
        <w:t xml:space="preserve"> varied between runs</w:t>
      </w:r>
      <w:r>
        <w:rPr>
          <w:lang w:val="en-GB"/>
        </w:rPr>
        <w:t xml:space="preserve"> on the same LLM, the configuration ranking remained unchanged, indicating that </w:t>
      </w:r>
      <w:r w:rsidRPr="002A1ACB">
        <w:rPr>
          <w:lang w:val="en-GB"/>
        </w:rPr>
        <w:t>these prompt differences mattered beyond the variation associated with any single run.</w:t>
      </w:r>
    </w:p>
    <w:p w14:paraId="2C1DB908" w14:textId="77777777" w:rsidR="002A1ACB" w:rsidRPr="002A1ACB" w:rsidRDefault="002A1ACB" w:rsidP="002A1ACB">
      <w:pPr>
        <w:pStyle w:val="BodyText"/>
        <w:rPr>
          <w:lang w:val="en-GB"/>
        </w:rPr>
      </w:pPr>
      <w:r w:rsidRPr="002A1ACB">
        <w:rPr>
          <w:lang w:val="en-GB"/>
        </w:rPr>
        <w:t>Neither approach was consistently superior across problem types. Cognitive-testing configurations generally detected more response-mapping problems, while ER-Checklist was particularly effective at identifying presuppositions</w:t>
      </w:r>
      <w:r w:rsidR="008B4893">
        <w:rPr>
          <w:lang w:val="en-GB"/>
        </w:rPr>
        <w:t xml:space="preserve"> but</w:t>
      </w:r>
      <w:r w:rsidRPr="002A1ACB">
        <w:rPr>
          <w:lang w:val="en-GB"/>
        </w:rPr>
        <w:t xml:space="preserve"> sensitivity problems remained poorly detected throughout. </w:t>
      </w:r>
      <w:r w:rsidR="008B4893" w:rsidRPr="008B4893">
        <w:t>Which problems the LLM identifies</w:t>
      </w:r>
      <w:r w:rsidR="008B4893">
        <w:t xml:space="preserve"> therefore</w:t>
      </w:r>
      <w:r w:rsidR="008B4893" w:rsidRPr="008B4893">
        <w:t xml:space="preserve"> appears to depend both on the cues provided and on whether it is prompted to answer the question or review it, although this study cannot separate those influences. The approaches detect many genuine problems, but neither reliably identifies the full range of defects.</w:t>
      </w:r>
    </w:p>
    <w:p w14:paraId="0B5033BD" w14:textId="482B3DD7" w:rsidR="008B4893" w:rsidRDefault="008B4893">
      <w:pPr>
        <w:pStyle w:val="BodyText"/>
      </w:pPr>
      <w:r>
        <w:lastRenderedPageBreak/>
        <w:t xml:space="preserve">Severity ratings offer a potential way to retain high detection while reducing false positives. The </w:t>
      </w:r>
      <w:r w:rsidR="00425BA6">
        <w:t>results filtered by</w:t>
      </w:r>
      <w:r>
        <w:t xml:space="preserve"> pipeline-assigned</w:t>
      </w:r>
      <w:r w:rsidR="00425BA6">
        <w:t xml:space="preserve"> </w:t>
      </w:r>
      <w:r>
        <w:t>severity</w:t>
      </w:r>
      <w:r w:rsidR="002A1ACB">
        <w:t xml:space="preserve"> did</w:t>
      </w:r>
      <w:r>
        <w:t xml:space="preserve"> improve the detection profile, with the strongest results produced by Opus 5 using ER-Checklist, retaining 83% detection while reducing unmatched findings from 8.4 to 1.4 per control question. Yet severity is not a reliable filter across LLMs. Llama assigned high severity to most of its findings, so thresholding removed few of its false positives, whereas Qwen3 assigns low severity to many genuine detections and loses substantial sensitivity with filtering. </w:t>
      </w:r>
      <w:r w:rsidRPr="008B4893">
        <w:rPr>
          <w:lang w:val="en-GB"/>
        </w:rPr>
        <w:t>Instructing the LLM to report only clearly consequential problems also has inconsistent effects: it limits problem identification on GPT-4o and Llama, almost entirely suppresses it on Qwen3, and has little effect on Opus 5.</w:t>
      </w:r>
      <w:r>
        <w:t xml:space="preserve"> ER-Checklist, on the other hand, maintained comparatively high raw detection across all four LLMs, </w:t>
      </w:r>
      <w:r w:rsidRPr="008B4893">
        <w:t>suggesting that a fixed list of problem types may produce more consistent detection across LLMs.</w:t>
      </w:r>
      <w:r w:rsidR="00D1554B">
        <w:t xml:space="preserve"> </w:t>
      </w:r>
      <w:r w:rsidR="00D1554B" w:rsidRPr="00D1554B">
        <w:t>These comparisons</w:t>
      </w:r>
      <w:r w:rsidR="00D1554B">
        <w:t>, however,</w:t>
      </w:r>
      <w:r>
        <w:t xml:space="preserve"> concern performance under common prompts developed using GPT-4o, rather than the best performance achievable through LLM-specific prompting.</w:t>
      </w:r>
    </w:p>
    <w:p w14:paraId="1EDD863F" w14:textId="77777777" w:rsidR="00D1554B" w:rsidRDefault="00D1554B">
      <w:pPr>
        <w:pStyle w:val="BodyText"/>
      </w:pPr>
      <w:r w:rsidRPr="00D1554B">
        <w:t>Alongside severity ratings, synthetic respondents’ confidence in their answers offers another potential signal for prioritising questions for review. Confidence was lower for questions containing presuppositions or leading framing, but remained high for those involving vague wording or recall difficulty. This is consistent with the distinction between problems that create difficulty for human respondents and those that affect response quality without being apparent to them (Presser and Blair 1994). Confidence ratings may therefore help flag some problematic questions, but high confidence does not establish that a question is well designed.</w:t>
      </w:r>
    </w:p>
    <w:p w14:paraId="3373D549" w14:textId="6A23929B" w:rsidR="005660AF" w:rsidRDefault="00000000">
      <w:pPr>
        <w:pStyle w:val="BodyText"/>
      </w:pPr>
      <w:r>
        <w:t>The computational costs of LLM-based question evaluation are modest. Each simulated cognitive testing evaluation of a single question required 61 API calls (30 synthetic-respondent calls, 30 LLM analyst calls, and one synthesis call) and took approximately 90 to 135 seconds on GPT-4o, at an estimated cost of approximately $0.50 per question. Each expert review evaluation required 4 API calls (3 LLM expert-reviewer calls plus one synthesis call) and completed in approximately 10 to 20 seconds at a cost of approximately $0.02 per question. A full simulated cognitive testing evaluation of a 20-item questionnaire would therefore cost under $10, completing in under an hour. Expert review of the same instrument would cost</w:t>
      </w:r>
      <w:del w:id="59" w:author="Thomas Robinson" w:date="2026-09-13T13:44:00Z">
        <w:r>
          <w:delText>s</w:delText>
        </w:r>
      </w:del>
      <w:r>
        <w:t xml:space="preserve"> under $1 and complete in a matter of minutes. For open-weight LLMs served on local hardware, the marginal cost per question is close to zero. Both approaches are therefore dramatically faster and cheaper than the human procedures on which they are modelled.</w:t>
      </w:r>
    </w:p>
    <w:p w14:paraId="7DCA2669" w14:textId="77777777" w:rsidR="006D43C2" w:rsidRDefault="00425BA6">
      <w:pPr>
        <w:pStyle w:val="BodyText"/>
      </w:pPr>
      <w:r>
        <w:t xml:space="preserve">Based on these findings we propose that </w:t>
      </w:r>
      <w:r w:rsidR="006D43C2" w:rsidRPr="006D43C2">
        <w:t xml:space="preserve">LLM question review is best </w:t>
      </w:r>
      <w:r w:rsidR="006D43C2">
        <w:t>deployed</w:t>
      </w:r>
      <w:r w:rsidR="006D43C2" w:rsidRPr="006D43C2">
        <w:t xml:space="preserve"> as an early-stage screening tool, allowing researchers to evaluate more questions </w:t>
      </w:r>
      <w:r w:rsidR="006D43C2">
        <w:t>over</w:t>
      </w:r>
      <w:r w:rsidR="006D43C2" w:rsidRPr="006D43C2">
        <w:t xml:space="preserve"> successive drafts than human pretesting alone would permit. </w:t>
      </w:r>
      <w:r w:rsidR="006D43C2">
        <w:t>Given the tendency to produce false positives, p</w:t>
      </w:r>
      <w:r w:rsidR="006D43C2" w:rsidRPr="006D43C2">
        <w:t xml:space="preserve">roblems </w:t>
      </w:r>
      <w:r w:rsidR="006D43C2">
        <w:t>i</w:t>
      </w:r>
      <w:r w:rsidR="006D43C2" w:rsidRPr="006D43C2">
        <w:t>dentified</w:t>
      </w:r>
      <w:r w:rsidR="006D43C2">
        <w:t xml:space="preserve"> at this stage</w:t>
      </w:r>
      <w:r w:rsidR="006D43C2" w:rsidRPr="006D43C2">
        <w:t xml:space="preserve"> should inform</w:t>
      </w:r>
      <w:r w:rsidR="006D43C2">
        <w:t xml:space="preserve"> human</w:t>
      </w:r>
      <w:r w:rsidR="006D43C2" w:rsidRPr="006D43C2">
        <w:t xml:space="preserve"> methodological judgement rather than trigger automatic revisions. Human expert review remains necessary to assess the significance</w:t>
      </w:r>
      <w:r w:rsidR="006D43C2">
        <w:t xml:space="preserve"> of identified problems</w:t>
      </w:r>
      <w:r w:rsidR="006D43C2" w:rsidRPr="006D43C2">
        <w:t xml:space="preserve"> for the intended construct and questionnaire context, while cognitive interviewing is needed to establish how real respondents interpret and answer questions. LLM review thus</w:t>
      </w:r>
      <w:r w:rsidR="006D43C2">
        <w:t xml:space="preserve"> has the potential to</w:t>
      </w:r>
      <w:r w:rsidR="006D43C2" w:rsidRPr="006D43C2">
        <w:t xml:space="preserve"> extend the coverage of pretesting while helping researchers target limited human-testing resources.</w:t>
      </w:r>
    </w:p>
    <w:p w14:paraId="4F3082A1" w14:textId="4CBB5228" w:rsidR="005660AF" w:rsidRDefault="00000000">
      <w:pPr>
        <w:pStyle w:val="BodyText"/>
      </w:pPr>
      <w:r>
        <w:t xml:space="preserve">Several limitations of the present study </w:t>
      </w:r>
      <w:r w:rsidR="006D43C2">
        <w:t>must be</w:t>
      </w:r>
      <w:r>
        <w:t xml:space="preserve"> acknowledge</w:t>
      </w:r>
      <w:r w:rsidR="006D43C2">
        <w:t>d</w:t>
      </w:r>
      <w:r>
        <w:t>. The</w:t>
      </w:r>
      <w:r w:rsidR="006D43C2">
        <w:t xml:space="preserve"> question</w:t>
      </w:r>
      <w:r>
        <w:t xml:space="preserve"> test set comprised items with </w:t>
      </w:r>
      <w:r w:rsidR="006D43C2">
        <w:t>deliberately</w:t>
      </w:r>
      <w:r>
        <w:t xml:space="preserve"> embedded problem</w:t>
      </w:r>
      <w:r w:rsidR="006D43C2">
        <w:t>s. This</w:t>
      </w:r>
      <w:r>
        <w:t xml:space="preserve"> provide</w:t>
      </w:r>
      <w:r w:rsidR="006D43C2">
        <w:t>d</w:t>
      </w:r>
      <w:r>
        <w:t xml:space="preserve"> the </w:t>
      </w:r>
      <w:del w:id="60" w:author="Thomas Robinson" w:date="2026-09-13T19:31:00Z" w16du:dateUtc="2026-09-13T18:31:00Z">
        <w:r w:rsidDel="005A6F6B">
          <w:delText xml:space="preserve">identification </w:delText>
        </w:r>
      </w:del>
      <w:ins w:id="61" w:author="Thomas Robinson" w:date="2026-09-13T19:31:00Z" w16du:dateUtc="2026-09-13T18:31:00Z">
        <w:r w:rsidR="005A6F6B">
          <w:t>measurement</w:t>
        </w:r>
        <w:r w:rsidR="005A6F6B">
          <w:t xml:space="preserve"> </w:t>
        </w:r>
      </w:ins>
      <w:r>
        <w:t xml:space="preserve">strategy needed to </w:t>
      </w:r>
      <w:r>
        <w:lastRenderedPageBreak/>
        <w:t xml:space="preserve">compute detection rates </w:t>
      </w:r>
      <w:r w:rsidR="006D43C2">
        <w:t>while</w:t>
      </w:r>
      <w:r>
        <w:t xml:space="preserve"> limit</w:t>
      </w:r>
      <w:r w:rsidR="006D43C2">
        <w:t>ing</w:t>
      </w:r>
      <w:r>
        <w:t xml:space="preserve"> external validity. The embedded problems are by design more clearly defined than many issues encountered in real questionnaire development, where defects may be subtle, overlapping</w:t>
      </w:r>
      <w:r w:rsidR="006D43C2">
        <w:t xml:space="preserve"> and </w:t>
      </w:r>
      <w:r>
        <w:t xml:space="preserve">context-dependent. </w:t>
      </w:r>
      <w:r w:rsidR="006D43C2">
        <w:t>The</w:t>
      </w:r>
      <w:r>
        <w:t xml:space="preserve"> detection rates</w:t>
      </w:r>
      <w:r w:rsidR="006D43C2">
        <w:t xml:space="preserve"> reported here</w:t>
      </w:r>
      <w:r>
        <w:t xml:space="preserve"> are therefore likely to represent an upper bound on what would be achieved with naturally occurring draft questions. Evaluating LLM-based approaches on </w:t>
      </w:r>
      <w:r w:rsidR="006D43C2">
        <w:t>standard draft</w:t>
      </w:r>
      <w:r>
        <w:t xml:space="preserve"> questionnaires is</w:t>
      </w:r>
      <w:r w:rsidR="006D43C2">
        <w:t xml:space="preserve"> thus</w:t>
      </w:r>
      <w:r>
        <w:t xml:space="preserve"> an important direction for future work but would require alternative evaluation frameworks that do not rely on a fixed answer key. </w:t>
      </w:r>
      <w:r w:rsidR="006D43C2">
        <w:t>In short, b</w:t>
      </w:r>
      <w:r w:rsidR="00425BA6">
        <w:t xml:space="preserve">ecause the </w:t>
      </w:r>
      <w:r>
        <w:t xml:space="preserve">study includes no </w:t>
      </w:r>
      <w:r w:rsidR="006D43C2">
        <w:t xml:space="preserve">baseline </w:t>
      </w:r>
      <w:r>
        <w:t>human</w:t>
      </w:r>
      <w:r w:rsidR="006D43C2">
        <w:t xml:space="preserve"> </w:t>
      </w:r>
      <w:r>
        <w:t>eva</w:t>
      </w:r>
      <w:del w:id="62" w:author="Thomas Robinson" w:date="2026-09-13T19:32:00Z" w16du:dateUtc="2026-09-13T18:32:00Z">
        <w:r w:rsidDel="005A2FD7">
          <w:delText>u</w:delText>
        </w:r>
      </w:del>
      <w:r>
        <w:t>l</w:t>
      </w:r>
      <w:ins w:id="63" w:author="Thomas Robinson" w:date="2026-09-13T19:32:00Z" w16du:dateUtc="2026-09-13T18:32:00Z">
        <w:r w:rsidR="005A2FD7">
          <w:t>u</w:t>
        </w:r>
      </w:ins>
      <w:r>
        <w:t>ation on the same item set</w:t>
      </w:r>
      <w:r w:rsidR="00425BA6">
        <w:t xml:space="preserve">, </w:t>
      </w:r>
      <w:r>
        <w:t>the 75% detection rate cannot be interpreted as approachin</w:t>
      </w:r>
      <w:r w:rsidR="00425BA6">
        <w:t>g, matching, or exceeding</w:t>
      </w:r>
      <w:r>
        <w:t xml:space="preserve"> human performance. </w:t>
      </w:r>
      <w:r w:rsidR="00B62819">
        <w:t>Relatedly, t</w:t>
      </w:r>
      <w:r>
        <w:t xml:space="preserve">he transcripts </w:t>
      </w:r>
      <w:r w:rsidR="00B62819">
        <w:t xml:space="preserve">produced by the synthetic respondents </w:t>
      </w:r>
      <w:r>
        <w:t>should not be interpreted as faithful simulations of how people with those demographic characteristics would understand or answer the questions.</w:t>
      </w:r>
      <w:r w:rsidR="00B62819">
        <w:t xml:space="preserve"> Rather, they are used to generate diverse contextual scenarios in which question problems may become evident. </w:t>
      </w:r>
    </w:p>
    <w:p w14:paraId="13103754" w14:textId="77777777" w:rsidR="005660AF" w:rsidRPr="002A51A7" w:rsidRDefault="00000000">
      <w:pPr>
        <w:pStyle w:val="BodyText"/>
        <w:rPr>
          <w:lang w:val="en-GB"/>
        </w:rPr>
      </w:pPr>
      <w:r>
        <w:t xml:space="preserve">The current pipeline is also a simplification of real cognitive interviewing, which is fundamentally interactive in nature. A human interviewer follows up on the respondent’s initial answer with targeted probes, pursuing lines of difficulty as they emerge. </w:t>
      </w:r>
      <w:r w:rsidR="002A51A7">
        <w:t>The</w:t>
      </w:r>
      <w:r>
        <w:t xml:space="preserve"> pipeline</w:t>
      </w:r>
      <w:r w:rsidR="002A51A7">
        <w:t xml:space="preserve"> we implemented here</w:t>
      </w:r>
      <w:r>
        <w:t xml:space="preserve"> relies on a single prompt to the respondent, omitting this dynamic element. Future work could </w:t>
      </w:r>
      <w:r w:rsidR="002A51A7">
        <w:t xml:space="preserve">usefully </w:t>
      </w:r>
      <w:r>
        <w:t xml:space="preserve">explore multi-turn interview simulations in which an LLM interviewer probes a synthetic respondent dynamically. </w:t>
      </w:r>
      <w:r w:rsidR="002A51A7">
        <w:t>S</w:t>
      </w:r>
      <w:r>
        <w:t xml:space="preserve">everal </w:t>
      </w:r>
      <w:r w:rsidR="002A51A7">
        <w:t xml:space="preserve">other </w:t>
      </w:r>
      <w:r>
        <w:t>parameters whose effects were not examined systematically warrant</w:t>
      </w:r>
      <w:r w:rsidR="002A51A7">
        <w:t xml:space="preserve"> further</w:t>
      </w:r>
      <w:r>
        <w:t xml:space="preserve"> investigation, including the content and length of respondent backstories, the temperature setting (0.7 where supported), and the number of synthetic respondents per question. A larger sample would increase the probability of including uncommon circumstances in which otherwise latent problems become salient, although whether this would improve the balance between detection and unmatched findings remains an empirical question. </w:t>
      </w:r>
      <w:r w:rsidR="002A51A7" w:rsidRPr="002A51A7">
        <w:rPr>
          <w:lang w:val="en-GB"/>
        </w:rPr>
        <w:t xml:space="preserve">The method of selecting backstories also warrants investigation. Here, </w:t>
      </w:r>
      <w:r w:rsidR="002A51A7">
        <w:rPr>
          <w:lang w:val="en-GB"/>
        </w:rPr>
        <w:t>they</w:t>
      </w:r>
      <w:r w:rsidR="002A51A7" w:rsidRPr="002A51A7">
        <w:rPr>
          <w:lang w:val="en-GB"/>
        </w:rPr>
        <w:t xml:space="preserve"> were sampled randomly from </w:t>
      </w:r>
      <w:r w:rsidR="002A51A7">
        <w:rPr>
          <w:lang w:val="en-GB"/>
        </w:rPr>
        <w:t>a</w:t>
      </w:r>
      <w:r w:rsidR="002A51A7" w:rsidRPr="002A51A7">
        <w:rPr>
          <w:lang w:val="en-GB"/>
        </w:rPr>
        <w:t xml:space="preserve"> general population</w:t>
      </w:r>
      <w:r w:rsidR="002A51A7">
        <w:rPr>
          <w:lang w:val="en-GB"/>
        </w:rPr>
        <w:t xml:space="preserve"> sample</w:t>
      </w:r>
      <w:r w:rsidR="002A51A7" w:rsidRPr="002A51A7">
        <w:rPr>
          <w:lang w:val="en-GB"/>
        </w:rPr>
        <w:t>, but targeting subgroups relevant to the questionnaire’s content</w:t>
      </w:r>
      <w:r w:rsidR="002A51A7">
        <w:rPr>
          <w:lang w:val="en-GB"/>
        </w:rPr>
        <w:t>, as is often done in human cognitive testing,</w:t>
      </w:r>
      <w:r w:rsidR="002A51A7" w:rsidRPr="002A51A7">
        <w:rPr>
          <w:lang w:val="en-GB"/>
        </w:rPr>
        <w:t xml:space="preserve"> may </w:t>
      </w:r>
      <w:r w:rsidR="002A51A7">
        <w:rPr>
          <w:lang w:val="en-GB"/>
        </w:rPr>
        <w:t>be more effective</w:t>
      </w:r>
      <w:r w:rsidR="002A51A7" w:rsidRPr="002A51A7">
        <w:rPr>
          <w:lang w:val="en-GB"/>
        </w:rPr>
        <w:t>.</w:t>
      </w:r>
    </w:p>
    <w:p w14:paraId="70274703" w14:textId="61E7ED23" w:rsidR="005660AF" w:rsidRDefault="00000000">
      <w:pPr>
        <w:pStyle w:val="BodyText"/>
      </w:pPr>
      <w:r>
        <w:t>This is early work and the landscape and capabilities of available LLMs are changing rapidly. The results reported here should, therefore, be understood as an initial benchmark rather than a ceiling on what LLM-based question testing can achieve. LLMs will continue to improve in their ability to follow complex instructions, simulate diverse perspectives, and exercise critical judgement, and the performance of LLM-based question testing will surely improve with them. LLM-based question evaluation is unlikely to replace skilled cognitive interviewing conducted by experienced practitioners</w:t>
      </w:r>
      <w:ins w:id="64" w:author="Thomas Robinson" w:date="2026-09-13T19:32:00Z" w16du:dateUtc="2026-09-13T18:32:00Z">
        <w:r w:rsidR="003610EC">
          <w:t>,</w:t>
        </w:r>
      </w:ins>
      <w:r w:rsidR="002A51A7">
        <w:t xml:space="preserve"> b</w:t>
      </w:r>
      <w:r>
        <w:t>ut it has the potential to become a useful complement</w:t>
      </w:r>
      <w:ins w:id="65" w:author="Thomas Robinson" w:date="2026-09-13T19:33:00Z" w16du:dateUtc="2026-09-13T18:33:00Z">
        <w:r w:rsidR="00E02785">
          <w:t>--</w:t>
        </w:r>
      </w:ins>
      <w:del w:id="66" w:author="Thomas Robinson" w:date="2026-09-13T19:33:00Z" w16du:dateUtc="2026-09-13T18:33:00Z">
        <w:r w:rsidDel="00E02785">
          <w:delText xml:space="preserve">, </w:delText>
        </w:r>
      </w:del>
      <w:r>
        <w:t>particularly in contexts where human pretesting is constrained by budget, timeline, or the sheer volume of items that need to be screened. The ability to run a comprehensive diagnostic evaluation of an entire questionnaire in under an hour, at minimal cost, and to do so repeatedly as questions are revised, represents a genuine practical opportunity for the field.</w:t>
      </w:r>
    </w:p>
    <w:p w14:paraId="2DDC3274" w14:textId="77777777" w:rsidR="005660AF" w:rsidRPr="002A1ACB" w:rsidRDefault="00000000">
      <w:pPr>
        <w:pStyle w:val="Heading1"/>
        <w:rPr>
          <w:rFonts w:ascii="Times New Roman" w:hAnsi="Times New Roman" w:cs="Times New Roman"/>
        </w:rPr>
      </w:pPr>
      <w:bookmarkStart w:id="67" w:name="data-availability-statement"/>
      <w:bookmarkEnd w:id="56"/>
      <w:r w:rsidRPr="002A1ACB">
        <w:rPr>
          <w:rFonts w:ascii="Times New Roman" w:hAnsi="Times New Roman" w:cs="Times New Roman"/>
        </w:rPr>
        <w:t>References</w:t>
      </w:r>
    </w:p>
    <w:p w14:paraId="7388696C" w14:textId="77777777" w:rsidR="005660AF" w:rsidRDefault="00000000">
      <w:pPr>
        <w:pStyle w:val="Bibliography"/>
      </w:pPr>
      <w:bookmarkStart w:id="68" w:name="ref-aher_using_2023"/>
      <w:bookmarkStart w:id="69" w:name="refs"/>
      <w:r>
        <w:t xml:space="preserve">Aher, Gati V., Rosa I. Arriaga, and Adam Tauman Kalai. 2023. “Using Large Language Models to Simulate Multiple Humans and Replicate Human Subject Studies.” </w:t>
      </w:r>
      <w:r>
        <w:rPr>
          <w:i/>
          <w:iCs/>
        </w:rPr>
        <w:t>Proceedings of the 40th International Conference on Machine Learning</w:t>
      </w:r>
      <w:r>
        <w:t xml:space="preserve">, July 3, 337–71. </w:t>
      </w:r>
      <w:hyperlink r:id="rId13">
        <w:r w:rsidR="005660AF">
          <w:rPr>
            <w:rStyle w:val="Hyperlink"/>
          </w:rPr>
          <w:t>https://proceedings.mlr.press/v202/aher23a.html</w:t>
        </w:r>
      </w:hyperlink>
      <w:r>
        <w:t>.</w:t>
      </w:r>
    </w:p>
    <w:p w14:paraId="534159E8" w14:textId="77777777" w:rsidR="005660AF" w:rsidRDefault="00000000">
      <w:pPr>
        <w:pStyle w:val="Bibliography"/>
      </w:pPr>
      <w:bookmarkStart w:id="70" w:name="ref-argyle_out_2023"/>
      <w:bookmarkEnd w:id="68"/>
      <w:r>
        <w:lastRenderedPageBreak/>
        <w:t xml:space="preserve">Argyle, Lisa P., Ethan C. Busby, Nancy Fulda, Joshua R. Gubler, Christopher Rytting, and David Wingate. 2023. “Out of One, Many: Using Language Models to Simulate Human Samples.” </w:t>
      </w:r>
      <w:r>
        <w:rPr>
          <w:i/>
          <w:iCs/>
        </w:rPr>
        <w:t>Political Analysis</w:t>
      </w:r>
      <w:r>
        <w:t xml:space="preserve"> 31 (3): 337–51. </w:t>
      </w:r>
      <w:hyperlink r:id="rId14">
        <w:r w:rsidR="005660AF">
          <w:rPr>
            <w:rStyle w:val="Hyperlink"/>
          </w:rPr>
          <w:t>https://doi.org/10.1017/pan.2023.2</w:t>
        </w:r>
      </w:hyperlink>
      <w:r>
        <w:t>.</w:t>
      </w:r>
    </w:p>
    <w:p w14:paraId="0D22F4EC" w14:textId="77777777" w:rsidR="005660AF" w:rsidRDefault="00000000">
      <w:pPr>
        <w:pStyle w:val="Bibliography"/>
      </w:pPr>
      <w:bookmarkStart w:id="71" w:name="ref-atari_which_2023"/>
      <w:bookmarkEnd w:id="70"/>
      <w:r>
        <w:t xml:space="preserve">Atari, Mohammad, Mona Xue, Peter Park, Damián Blasi, and Joseph Henrich. 2023. </w:t>
      </w:r>
      <w:r>
        <w:rPr>
          <w:i/>
          <w:iCs/>
        </w:rPr>
        <w:t>Which Humans?</w:t>
      </w:r>
      <w:r>
        <w:t xml:space="preserve"> OSF. </w:t>
      </w:r>
      <w:hyperlink r:id="rId15">
        <w:r w:rsidR="005660AF">
          <w:rPr>
            <w:rStyle w:val="Hyperlink"/>
          </w:rPr>
          <w:t>https://doi.org/10.31234/osf.io/5b26t</w:t>
        </w:r>
      </w:hyperlink>
      <w:r>
        <w:t>.</w:t>
      </w:r>
    </w:p>
    <w:p w14:paraId="111ABAD5" w14:textId="77777777" w:rsidR="005660AF" w:rsidRDefault="00000000">
      <w:pPr>
        <w:pStyle w:val="Bibliography"/>
      </w:pPr>
      <w:bookmarkStart w:id="72" w:name="ref-beatty_research_2007"/>
      <w:bookmarkEnd w:id="71"/>
      <w:r>
        <w:t xml:space="preserve">Beatty, Paul C., and Gordon B. Willis. 2007. “Research Synthesis: The Practice of Cognitive Interviewing.” </w:t>
      </w:r>
      <w:r>
        <w:rPr>
          <w:i/>
          <w:iCs/>
        </w:rPr>
        <w:t>Public Opinion Quarterly</w:t>
      </w:r>
      <w:r>
        <w:t xml:space="preserve"> 71 (2): 287–311. </w:t>
      </w:r>
      <w:hyperlink r:id="rId16">
        <w:r w:rsidR="005660AF">
          <w:rPr>
            <w:rStyle w:val="Hyperlink"/>
          </w:rPr>
          <w:t>https://doi.org/10.1093/poq/nfm006</w:t>
        </w:r>
      </w:hyperlink>
      <w:r>
        <w:t>.</w:t>
      </w:r>
    </w:p>
    <w:p w14:paraId="497E4097" w14:textId="77777777" w:rsidR="005660AF" w:rsidRDefault="00000000">
      <w:pPr>
        <w:pStyle w:val="Bibliography"/>
      </w:pPr>
      <w:bookmarkStart w:id="73" w:name="ref-blair_sample_2011"/>
      <w:bookmarkEnd w:id="72"/>
      <w:r>
        <w:t xml:space="preserve">Blair, Johnny, and Frederick G. Conrad. 2011. “Sample Size for Cognitive Interview Pretesting.” </w:t>
      </w:r>
      <w:r>
        <w:rPr>
          <w:i/>
          <w:iCs/>
        </w:rPr>
        <w:t>The Public Opinion Quarterly</w:t>
      </w:r>
      <w:r>
        <w:t xml:space="preserve"> 75 (4): 636–58. </w:t>
      </w:r>
      <w:hyperlink r:id="rId17">
        <w:r w:rsidR="005660AF">
          <w:rPr>
            <w:rStyle w:val="Hyperlink"/>
          </w:rPr>
          <w:t>https://www.jstor.org/stable/41288411</w:t>
        </w:r>
      </w:hyperlink>
      <w:r>
        <w:t>.</w:t>
      </w:r>
    </w:p>
    <w:p w14:paraId="642274DC" w14:textId="77777777" w:rsidR="005660AF" w:rsidRDefault="00000000">
      <w:pPr>
        <w:pStyle w:val="Bibliography"/>
      </w:pPr>
      <w:bookmarkStart w:id="74" w:name="ref-caporaso_prevalence_2024"/>
      <w:bookmarkEnd w:id="73"/>
      <w:r>
        <w:t xml:space="preserve">Caporaso, Andrew, and Stanley Presser. 2024. “The Prevalence and Nature of Cognitive Interviewing as a Survey Questionnaire Evaluation Method in the United States.” </w:t>
      </w:r>
      <w:r>
        <w:rPr>
          <w:i/>
          <w:iCs/>
        </w:rPr>
        <w:t>Journal of Survey Statistics and Methodology</w:t>
      </w:r>
      <w:r>
        <w:t xml:space="preserve"> 12 (5): 1278–94. </w:t>
      </w:r>
      <w:hyperlink r:id="rId18">
        <w:r w:rsidR="005660AF">
          <w:rPr>
            <w:rStyle w:val="Hyperlink"/>
          </w:rPr>
          <w:t>https://doi.org/10.1093/jssam/smad047</w:t>
        </w:r>
      </w:hyperlink>
      <w:r>
        <w:t>.</w:t>
      </w:r>
    </w:p>
    <w:p w14:paraId="18EA1276" w14:textId="77777777" w:rsidR="005660AF" w:rsidRDefault="00000000">
      <w:pPr>
        <w:pStyle w:val="Bibliography"/>
      </w:pPr>
      <w:bookmarkStart w:id="75" w:name="ref-collins_cognitive_2015"/>
      <w:bookmarkEnd w:id="74"/>
      <w:r>
        <w:t xml:space="preserve">Collins, Debbie. 2015. </w:t>
      </w:r>
      <w:r>
        <w:rPr>
          <w:i/>
          <w:iCs/>
        </w:rPr>
        <w:t>Cognitive Interviewing Practice</w:t>
      </w:r>
      <w:r>
        <w:t xml:space="preserve">. SAGE Publications Ltd. </w:t>
      </w:r>
      <w:hyperlink r:id="rId19">
        <w:r w:rsidR="005660AF">
          <w:rPr>
            <w:rStyle w:val="Hyperlink"/>
          </w:rPr>
          <w:t>https://doi.org/10.4135/9781473910102</w:t>
        </w:r>
      </w:hyperlink>
      <w:r>
        <w:t>.</w:t>
      </w:r>
    </w:p>
    <w:p w14:paraId="66D2F9FA" w14:textId="77777777" w:rsidR="005660AF" w:rsidRDefault="00000000">
      <w:pPr>
        <w:pStyle w:val="Bibliography"/>
      </w:pPr>
      <w:bookmarkStart w:id="76" w:name="ref-dillion_can_2023"/>
      <w:bookmarkEnd w:id="75"/>
      <w:r>
        <w:t xml:space="preserve">Dillion, Danica, Niket Tandon, Yuling Gu, and Kurt Gray. 2023. “Can AI Language Models Replace Human Participants?” </w:t>
      </w:r>
      <w:r>
        <w:rPr>
          <w:i/>
          <w:iCs/>
        </w:rPr>
        <w:t>Trends in Cognitive Sciences</w:t>
      </w:r>
      <w:r>
        <w:t xml:space="preserve"> 27 (7): 597–600. </w:t>
      </w:r>
      <w:hyperlink r:id="rId20">
        <w:r w:rsidR="005660AF">
          <w:rPr>
            <w:rStyle w:val="Hyperlink"/>
          </w:rPr>
          <w:t>https://doi.org/10.1016/j.tics.2023.04.008</w:t>
        </w:r>
      </w:hyperlink>
      <w:r>
        <w:t>.</w:t>
      </w:r>
    </w:p>
    <w:p w14:paraId="46CCE61A" w14:textId="77777777" w:rsidR="005660AF" w:rsidRDefault="00000000">
      <w:pPr>
        <w:pStyle w:val="Bibliography"/>
      </w:pPr>
      <w:bookmarkStart w:id="77" w:name="ref-dominguez-olmedo_questioning_2024"/>
      <w:bookmarkEnd w:id="76"/>
      <w:r>
        <w:t xml:space="preserve">Dominguez-Olmedo, Ricardo, Moritz Hardt, and Celestine Mendler-Dünner. 2024. </w:t>
      </w:r>
      <w:r>
        <w:rPr>
          <w:i/>
          <w:iCs/>
        </w:rPr>
        <w:t>Questioning the Survey Responses of Large Language Models</w:t>
      </w:r>
      <w:r>
        <w:t xml:space="preserve">. arXiv:2306.07951. arXiv. </w:t>
      </w:r>
      <w:hyperlink r:id="rId21">
        <w:r w:rsidR="005660AF">
          <w:rPr>
            <w:rStyle w:val="Hyperlink"/>
          </w:rPr>
          <w:t>https://doi.org/10.48550/arXiv.2306.07951</w:t>
        </w:r>
      </w:hyperlink>
      <w:r>
        <w:t>.</w:t>
      </w:r>
    </w:p>
    <w:p w14:paraId="3DA45E12" w14:textId="77777777" w:rsidR="005660AF" w:rsidRDefault="00000000">
      <w:pPr>
        <w:pStyle w:val="Bibliography"/>
      </w:pPr>
      <w:bookmarkStart w:id="78" w:name="ref-von_der_heyde_vox_2025"/>
      <w:bookmarkEnd w:id="77"/>
      <w:r>
        <w:t xml:space="preserve">Heyde, Leah von der, Anna-Carolina Haensch, and Alexander Wenz. 2025. “Vox Populi, Vox AI? Using Large Language Models to Estimate German Vote Choice.” </w:t>
      </w:r>
      <w:r>
        <w:rPr>
          <w:i/>
          <w:iCs/>
        </w:rPr>
        <w:t>Social Science Computer Review</w:t>
      </w:r>
      <w:r>
        <w:t xml:space="preserve">, April 26, 08944393251337014. </w:t>
      </w:r>
      <w:hyperlink r:id="rId22">
        <w:r w:rsidR="005660AF">
          <w:rPr>
            <w:rStyle w:val="Hyperlink"/>
          </w:rPr>
          <w:t>https://doi.org/10.1177/08944393251337014</w:t>
        </w:r>
      </w:hyperlink>
      <w:r>
        <w:t>.</w:t>
      </w:r>
    </w:p>
    <w:p w14:paraId="65B99E38" w14:textId="77777777" w:rsidR="005660AF" w:rsidRDefault="00000000">
      <w:pPr>
        <w:pStyle w:val="Bibliography"/>
      </w:pPr>
      <w:bookmarkStart w:id="79" w:name="ref-presser_survey_1994"/>
      <w:bookmarkEnd w:id="78"/>
      <w:r>
        <w:t xml:space="preserve">Presser, Stanley, and Johnny Blair. 1994. “Survey Pretesting: Do Different Methods Produce Different Results?” </w:t>
      </w:r>
      <w:r>
        <w:rPr>
          <w:i/>
          <w:iCs/>
        </w:rPr>
        <w:t>Sociological Methodology</w:t>
      </w:r>
      <w:r>
        <w:t xml:space="preserve"> 24: 73–104. </w:t>
      </w:r>
      <w:hyperlink r:id="rId23">
        <w:r w:rsidR="005660AF">
          <w:rPr>
            <w:rStyle w:val="Hyperlink"/>
          </w:rPr>
          <w:t>https://doi.org/10.2307/270979</w:t>
        </w:r>
      </w:hyperlink>
      <w:r>
        <w:t>.</w:t>
      </w:r>
    </w:p>
    <w:p w14:paraId="1CF7C7B4" w14:textId="77777777" w:rsidR="005660AF" w:rsidRDefault="00000000">
      <w:pPr>
        <w:pStyle w:val="Bibliography"/>
      </w:pPr>
      <w:bookmarkStart w:id="80" w:name="ref-presser_methods_2004"/>
      <w:bookmarkEnd w:id="79"/>
      <w:r>
        <w:t xml:space="preserve">Presser, Stanley, Mick P. Couper, Judith T. Lessler, et al., eds. 2004. </w:t>
      </w:r>
      <w:r>
        <w:rPr>
          <w:i/>
          <w:iCs/>
        </w:rPr>
        <w:t>Methods for Testing and Evaluating Survey Questions</w:t>
      </w:r>
      <w:r>
        <w:t xml:space="preserve">. John Wiley &amp; Sons, Ltd. </w:t>
      </w:r>
      <w:hyperlink r:id="rId24">
        <w:r w:rsidR="005660AF">
          <w:rPr>
            <w:rStyle w:val="Hyperlink"/>
          </w:rPr>
          <w:t>https://doi.org/10.1002/0471654728.ch1</w:t>
        </w:r>
      </w:hyperlink>
      <w:r>
        <w:t>.</w:t>
      </w:r>
    </w:p>
    <w:p w14:paraId="68B4F372" w14:textId="77777777" w:rsidR="005660AF" w:rsidRDefault="00000000">
      <w:pPr>
        <w:pStyle w:val="Bibliography"/>
      </w:pPr>
      <w:bookmarkStart w:id="81" w:name="ref-qi_representation_2024"/>
      <w:bookmarkEnd w:id="80"/>
      <w:r>
        <w:t xml:space="preserve">Qi, Weihong, Hanjia Lyu, and Jiebo Luo. 2024. </w:t>
      </w:r>
      <w:r>
        <w:rPr>
          <w:i/>
          <w:iCs/>
        </w:rPr>
        <w:t>Representation Bias in Political Sample Simulations with Large Language Models</w:t>
      </w:r>
      <w:r>
        <w:t xml:space="preserve">. arXiv:2407.11409. arXiv. </w:t>
      </w:r>
      <w:hyperlink r:id="rId25">
        <w:r w:rsidR="005660AF">
          <w:rPr>
            <w:rStyle w:val="Hyperlink"/>
          </w:rPr>
          <w:t>https://doi.org/10.48550/arXiv.2407.11409</w:t>
        </w:r>
      </w:hyperlink>
      <w:r>
        <w:t>.</w:t>
      </w:r>
    </w:p>
    <w:p w14:paraId="00EC38F4" w14:textId="77777777" w:rsidR="005660AF" w:rsidRDefault="00000000">
      <w:pPr>
        <w:pStyle w:val="Bibliography"/>
      </w:pPr>
      <w:bookmarkStart w:id="82" w:name="ref-santurkar_whose_2023"/>
      <w:bookmarkEnd w:id="81"/>
      <w:r>
        <w:t xml:space="preserve">Santurkar, Shibani, Esin Durmus, Faisal Ladhak, Cinoo Lee, Percy Liang, and Tatsunori Hashimoto. 2023. “Whose Opinions Do Language Models Reflect?” </w:t>
      </w:r>
      <w:r>
        <w:rPr>
          <w:i/>
          <w:iCs/>
        </w:rPr>
        <w:t>Proceedings of the 40th International Conference on Machine Learning</w:t>
      </w:r>
      <w:r>
        <w:t xml:space="preserve">, July 3, 29971–30004. </w:t>
      </w:r>
      <w:hyperlink r:id="rId26">
        <w:r w:rsidR="005660AF">
          <w:rPr>
            <w:rStyle w:val="Hyperlink"/>
          </w:rPr>
          <w:t>https://proceedings.mlr.press/v202/santurkar23a.html</w:t>
        </w:r>
      </w:hyperlink>
      <w:r>
        <w:t>.</w:t>
      </w:r>
    </w:p>
    <w:p w14:paraId="0151A8A2" w14:textId="77777777" w:rsidR="005660AF" w:rsidRDefault="00000000">
      <w:pPr>
        <w:pStyle w:val="Bibliography"/>
      </w:pPr>
      <w:bookmarkStart w:id="83" w:name="ref-sarstedt_using_2024"/>
      <w:bookmarkEnd w:id="82"/>
      <w:r>
        <w:t xml:space="preserve">Sarstedt, Marko, Susanne J. Adler, Lea Rau, and Bernd Schmitt. 2024. “Using Large Language Models to Generate Silicon Samples in Consumer and Marketing Research: Challenges, Opportunities, and Guidelines.” </w:t>
      </w:r>
      <w:r>
        <w:rPr>
          <w:i/>
          <w:iCs/>
        </w:rPr>
        <w:t>Psychology &amp; Marketing</w:t>
      </w:r>
      <w:r>
        <w:t xml:space="preserve"> 41 (6): 1254–70. </w:t>
      </w:r>
      <w:hyperlink r:id="rId27">
        <w:r w:rsidR="005660AF">
          <w:rPr>
            <w:rStyle w:val="Hyperlink"/>
          </w:rPr>
          <w:t>https://doi.org/10.1002/mar.21982</w:t>
        </w:r>
      </w:hyperlink>
      <w:r>
        <w:t>.</w:t>
      </w:r>
    </w:p>
    <w:p w14:paraId="34BF06FA" w14:textId="77777777" w:rsidR="00EE729C" w:rsidRDefault="00000000">
      <w:pPr>
        <w:pStyle w:val="Bibliography"/>
      </w:pPr>
      <w:r>
        <w:t xml:space="preserve">Tourangeau, Roger, Lance J. Rips, and Kenneth Rasinski. 2000. </w:t>
      </w:r>
      <w:r>
        <w:rPr>
          <w:i/>
          <w:iCs/>
        </w:rPr>
        <w:t>The Psychology of Survey Response</w:t>
      </w:r>
      <w:r>
        <w:t>. Cambridge University Press. https://doi.org/10.1017/CBO9780511819322.</w:t>
      </w:r>
    </w:p>
    <w:p w14:paraId="1F7B65AC" w14:textId="77777777" w:rsidR="005660AF" w:rsidRDefault="00000000">
      <w:pPr>
        <w:pStyle w:val="Bibliography"/>
      </w:pPr>
      <w:bookmarkStart w:id="84" w:name="ref-wang_large_2025"/>
      <w:bookmarkEnd w:id="83"/>
      <w:r>
        <w:t xml:space="preserve">Wang, Angelina, Jamie Morgenstern, and John P. Dickerson. 2025. “Large Language Models That Replace Human Participants Can Harmfully Misportray and Flatten Identity Groups.” </w:t>
      </w:r>
      <w:r>
        <w:rPr>
          <w:i/>
          <w:iCs/>
        </w:rPr>
        <w:t>Nature Machine Intelligence</w:t>
      </w:r>
      <w:r>
        <w:t xml:space="preserve"> 7 (3): 400–411. </w:t>
      </w:r>
      <w:hyperlink r:id="rId28">
        <w:r w:rsidR="005660AF">
          <w:rPr>
            <w:rStyle w:val="Hyperlink"/>
          </w:rPr>
          <w:t>https://doi.org/10.1038/s42256-025-00986-z</w:t>
        </w:r>
      </w:hyperlink>
      <w:r>
        <w:t>.</w:t>
      </w:r>
    </w:p>
    <w:p w14:paraId="5BF82F31" w14:textId="77777777" w:rsidR="005660AF" w:rsidRDefault="00000000">
      <w:pPr>
        <w:pStyle w:val="Bibliography"/>
      </w:pPr>
      <w:bookmarkStart w:id="85" w:name="ref-willis_cognitive_2005"/>
      <w:bookmarkEnd w:id="84"/>
      <w:r>
        <w:t xml:space="preserve">Willis, Gordon. 2005. </w:t>
      </w:r>
      <w:r>
        <w:rPr>
          <w:i/>
          <w:iCs/>
        </w:rPr>
        <w:t>Cognitive Interviewing</w:t>
      </w:r>
      <w:r>
        <w:t xml:space="preserve">. SAGE Publications, Inc. </w:t>
      </w:r>
      <w:hyperlink r:id="rId29">
        <w:r w:rsidR="005660AF">
          <w:rPr>
            <w:rStyle w:val="Hyperlink"/>
          </w:rPr>
          <w:t>https://doi.org/10.4135/9781412983655</w:t>
        </w:r>
      </w:hyperlink>
      <w:r>
        <w:t>.</w:t>
      </w:r>
    </w:p>
    <w:bookmarkEnd w:id="69"/>
    <w:bookmarkEnd w:id="85"/>
    <w:p w14:paraId="5B3759BB" w14:textId="77777777" w:rsidR="005660AF" w:rsidRDefault="00000000">
      <w:pPr>
        <w:pStyle w:val="Heading1"/>
      </w:pPr>
      <w:r>
        <w:t>Data availability statement</w:t>
      </w:r>
    </w:p>
    <w:p w14:paraId="757A44E1" w14:textId="77777777" w:rsidR="005660AF" w:rsidRDefault="00000000">
      <w:pPr>
        <w:pStyle w:val="FirstParagraph"/>
      </w:pPr>
      <w:r>
        <w:t xml:space="preserve">Data and code to replicate the tables reported in this paper are available at </w:t>
      </w:r>
      <w:hyperlink r:id="rId30">
        <w:r w:rsidR="005660AF">
          <w:rPr>
            <w:rStyle w:val="Hyperlink"/>
          </w:rPr>
          <w:t>https://osf.io/uaxv9/overview?view_only=d21f2d254dc5475a987c1a0c62cb1199</w:t>
        </w:r>
      </w:hyperlink>
      <w:r>
        <w:t>. The pipeline backend is included in the replication package. A prototype web-based dashboard will be made available after peer review, allowing users to run the pipeline with their own API keys. The source JSON for the separate human-assessment runs and the complete outputs underlying Table 3 were not retained. The package provides the retained configurations, seeds, summaries, ratings and other evidence; stochastic re-runs would not reconstruct the original outputs.</w:t>
      </w:r>
    </w:p>
    <w:p w14:paraId="6EB165CB" w14:textId="77777777" w:rsidR="005660AF" w:rsidRDefault="00000000">
      <w:pPr>
        <w:pStyle w:val="Heading1"/>
      </w:pPr>
      <w:bookmarkStart w:id="86" w:name="app:aapor"/>
      <w:bookmarkEnd w:id="67"/>
      <w:r>
        <w:lastRenderedPageBreak/>
        <w:t>Appendix A AAPOR-Required Disclosure Elements</w:t>
      </w:r>
    </w:p>
    <w:p w14:paraId="269B18E7" w14:textId="77777777" w:rsidR="005660AF" w:rsidRDefault="00000000">
      <w:pPr>
        <w:pStyle w:val="FirstParagraph"/>
      </w:pPr>
      <w:r>
        <w:t>The data analysed in this paper are primarily LLM-generated outputs produced by the simulated cognitive testing and expert review pipelines described in the Methodology. These data do not fit the canonical frame of survey research on human respondents, and several AAPOR disclosure elements therefore do not apply. We list all elements below, with an explanation where a given element is not applicable. The paper also makes secondary use of microdata from the 2018 European Social Survey (UK), which is documented as a second data source.</w:t>
      </w:r>
    </w:p>
    <w:p w14:paraId="27172F02" w14:textId="77777777" w:rsidR="005660AF" w:rsidRDefault="00000000">
      <w:pPr>
        <w:pStyle w:val="Heading2"/>
      </w:pPr>
      <w:bookmarkStart w:id="87" w:name="X5c94f933f7f102d6cbd5e41c71493679fcb587f"/>
      <w:r>
        <w:t>Data source: LLM-generated question-evaluation outputs</w:t>
      </w:r>
    </w:p>
    <w:p w14:paraId="3F733871" w14:textId="77777777" w:rsidR="005660AF" w:rsidRDefault="00000000">
      <w:pPr>
        <w:pStyle w:val="FirstParagraph"/>
      </w:pPr>
      <w:r>
        <w:rPr>
          <w:b/>
          <w:bCs/>
        </w:rPr>
        <w:t>Type and source of data:</w:t>
      </w:r>
      <w:r>
        <w:t xml:space="preserve"> New data collected by the authors. Outputs were generated by prompting large language models via API and recording their responses. No human respondents were involved in producing these data.</w:t>
      </w:r>
    </w:p>
    <w:p w14:paraId="4249234A" w14:textId="4EF460D3" w:rsidR="005660AF" w:rsidRDefault="00000000">
      <w:pPr>
        <w:pStyle w:val="BodyText"/>
      </w:pPr>
      <w:r>
        <w:rPr>
          <w:b/>
          <w:bCs/>
        </w:rPr>
        <w:t>Data Collection Strategy:</w:t>
      </w:r>
      <w:r>
        <w:t xml:space="preserve"> Automated prompting of LLMs through a Python-based pipeline. For simulated cognitive testing, each test question was evaluated in three stages: (i) </w:t>
      </w:r>
      <m:oMath>
        <m:r>
          <w:rPr>
            <w:rFonts w:ascii="Cambria Math" w:hAnsi="Cambria Math"/>
          </w:rPr>
          <m:t>n</m:t>
        </m:r>
        <m:r>
          <m:rPr>
            <m:sty m:val="p"/>
          </m:rPr>
          <w:rPr>
            <w:rFonts w:ascii="Cambria Math" w:hAnsi="Cambria Math"/>
          </w:rPr>
          <m:t>=</m:t>
        </m:r>
        <m:r>
          <w:rPr>
            <w:rFonts w:ascii="Cambria Math" w:hAnsi="Cambria Math"/>
          </w:rPr>
          <m:t>30</m:t>
        </m:r>
      </m:oMath>
      <w:r>
        <w:t xml:space="preserve"> synthetic respondent transcripts were generated in response to the question, each conditioned on a demographic backstory; (ii) an LLM analyst coded each transcript for evidence of question-design problems; (iii) a synthesis stage consolidated findings across the 30 synthetic respondents. For expert review, three LLM expert reviewers evaluated each question directly, followed by a synthesis step. Six prompt configurations (three cognitive testing, three expert review) were run across four LLMs.</w:t>
      </w:r>
    </w:p>
    <w:p w14:paraId="0ADB985D" w14:textId="77777777" w:rsidR="005660AF" w:rsidRDefault="00000000">
      <w:pPr>
        <w:pStyle w:val="BodyText"/>
      </w:pPr>
      <w:r>
        <w:rPr>
          <w:b/>
          <w:bCs/>
        </w:rPr>
        <w:t>Research Sponsor and Conductor:</w:t>
      </w:r>
      <w:r>
        <w:t xml:space="preserve"> The research was conducted by the authors at their respective institutions and funded by the Economic and Social Research Council (ESRC).</w:t>
      </w:r>
    </w:p>
    <w:p w14:paraId="2570F065" w14:textId="53A30645" w:rsidR="005660AF" w:rsidRDefault="00000000">
      <w:pPr>
        <w:pStyle w:val="BodyText"/>
      </w:pPr>
      <w:r>
        <w:rPr>
          <w:b/>
          <w:bCs/>
        </w:rPr>
        <w:t>Measurement Tools/Instruments:</w:t>
      </w:r>
      <w:r>
        <w:t xml:space="preserve"> </w:t>
      </w:r>
      <w:del w:id="88" w:author="Thomas Robinson" w:date="2026-09-11T17:29:00Z">
        <w:r>
          <w:delText xml:space="preserve">All prompt texts used in the pipeline are provided verbatim in </w:delText>
        </w:r>
      </w:del>
      <w:ins w:id="89" w:author="Thomas Robinson" w:date="2026-09-11T17:29:00Z">
        <w:r>
          <w:t xml:space="preserve">Prompt templates are presented in </w:t>
        </w:r>
      </w:ins>
      <w:hyperlink w:anchor="app:prompts">
        <w:r w:rsidR="005660AF">
          <w:rPr>
            <w:rStyle w:val="Hyperlink"/>
          </w:rPr>
          <w:t>Appendix C</w:t>
        </w:r>
      </w:hyperlink>
      <w:r>
        <w:t xml:space="preserve">. The full test set of 27 questions (20 deliberately flawed items and 7 ESS control items) is provided in </w:t>
      </w:r>
      <w:hyperlink w:anchor="app:testset">
        <w:r w:rsidR="005660AF">
          <w:rPr>
            <w:rStyle w:val="Hyperlink"/>
          </w:rPr>
          <w:t>Appendix B</w:t>
        </w:r>
      </w:hyperlink>
      <w:r>
        <w:t>.</w:t>
      </w:r>
    </w:p>
    <w:p w14:paraId="78C3068A" w14:textId="77777777" w:rsidR="005660AF" w:rsidRDefault="00000000">
      <w:pPr>
        <w:pStyle w:val="BodyText"/>
      </w:pPr>
      <w:r>
        <w:rPr>
          <w:b/>
          <w:bCs/>
        </w:rPr>
        <w:t>Population Under Study:</w:t>
      </w:r>
      <w:r>
        <w:t xml:space="preserve"> Not applicable in the conventional sense. The unit of analysis is the survey question (n = 27), not a population of respondents. LLM outputs conditioned on 2,204 respondent backstories (see Data Source 2) serve as the source of variation in simulated cognitive testing.</w:t>
      </w:r>
    </w:p>
    <w:p w14:paraId="6CDED0A5" w14:textId="77777777" w:rsidR="005660AF" w:rsidRDefault="00000000">
      <w:pPr>
        <w:pStyle w:val="BodyText"/>
      </w:pPr>
      <w:r>
        <w:rPr>
          <w:b/>
          <w:bCs/>
        </w:rPr>
        <w:t>Methods Used to Generate and Recruit the Sample:</w:t>
      </w:r>
      <w:r>
        <w:t xml:space="preserve"> Not a probability sample in the conventional sense. For each simulated cognitive testing run, 30 backstories were drawn by simple random sampling without replacement from the pool of 2,204 backstories derived from the 2018 ESS UK (see Data Source 2). Expert review uses three LLM expert-reviewer calls per question with no backstory sampling. No quotas were used. No human participants were recruited; no incentives were provided.</w:t>
      </w:r>
    </w:p>
    <w:p w14:paraId="3AF7352A" w14:textId="77777777" w:rsidR="005660AF" w:rsidRDefault="00000000">
      <w:pPr>
        <w:pStyle w:val="BodyText"/>
      </w:pPr>
      <w:r>
        <w:rPr>
          <w:b/>
          <w:bCs/>
        </w:rPr>
        <w:t>Method(s) and Mode(s) of Data Collection:</w:t>
      </w:r>
      <w:r>
        <w:t xml:space="preserve"> API calls to four large language models, all prompts and responses in English:</w:t>
      </w:r>
    </w:p>
    <w:p w14:paraId="38BF6366" w14:textId="77777777" w:rsidR="005660AF" w:rsidRDefault="00000000">
      <w:pPr>
        <w:numPr>
          <w:ilvl w:val="0"/>
          <w:numId w:val="2"/>
        </w:numPr>
      </w:pPr>
      <w:r>
        <w:t>GPT-4o (OpenAI), proprietary, accessed via the OpenAI API at temperature 0.7.</w:t>
      </w:r>
    </w:p>
    <w:p w14:paraId="21552369" w14:textId="77777777" w:rsidR="005660AF" w:rsidRDefault="00000000">
      <w:pPr>
        <w:numPr>
          <w:ilvl w:val="0"/>
          <w:numId w:val="2"/>
        </w:numPr>
      </w:pPr>
      <w:r>
        <w:lastRenderedPageBreak/>
        <w:t>Llama-3.3-70B-Instruct (Meta), open-weight, served locally via SGLang with AWQ 4-bit quantisation on a single NVIDIA RTX 6000 Ada 49GB GPU.</w:t>
      </w:r>
    </w:p>
    <w:p w14:paraId="5A3C4770" w14:textId="77777777" w:rsidR="005660AF" w:rsidRDefault="00000000">
      <w:pPr>
        <w:numPr>
          <w:ilvl w:val="0"/>
          <w:numId w:val="2"/>
        </w:numPr>
      </w:pPr>
      <w:r>
        <w:t>Qwen3-32B (Alibaba), open-weight, served locally via SGLang with FP8 quantisation on the same hardware.</w:t>
      </w:r>
    </w:p>
    <w:p w14:paraId="558D7ACA" w14:textId="77777777" w:rsidR="007A602D" w:rsidRDefault="00000000">
      <w:pPr>
        <w:numPr>
          <w:ilvl w:val="0"/>
          <w:numId w:val="2"/>
        </w:numPr>
      </w:pPr>
      <w:r>
        <w:t>Claude Opus 5 (Anthropic), proprietary, accessed via the Anthropic API for one run per configuration, with thinking disabled and no temperature parameter.</w:t>
      </w:r>
    </w:p>
    <w:p w14:paraId="2FAC6ED3" w14:textId="77777777" w:rsidR="005660AF" w:rsidRDefault="00000000">
      <w:pPr>
        <w:pStyle w:val="FirstParagraph"/>
      </w:pPr>
      <w:r>
        <w:t>For the six primary GPT-4o runs, matching of pipeline-identified problems to the answer key was performed independently by Claude Opus 4.6 (Anthropic) and GPT-5.4 (OpenAI) at temperature 0, with disagreements adjudicated by the first author. The Llama-3.3, Qwen3, and Opus 5 outputs were matched by GPT-5.4 alone.</w:t>
      </w:r>
    </w:p>
    <w:p w14:paraId="05246D85" w14:textId="5DF0953A" w:rsidR="005660AF" w:rsidRDefault="00000000">
      <w:pPr>
        <w:pStyle w:val="BodyText"/>
      </w:pPr>
      <w:r>
        <w:rPr>
          <w:b/>
          <w:bCs/>
        </w:rPr>
        <w:t>Dates of Data Collection:</w:t>
      </w:r>
      <w:r>
        <w:t xml:space="preserve"> Not applicable in the conventional sense. The study does not rely on a fixed fieldwork period; pipeline runs were executed across the course of the project and can be re-run at any time given the prompts, test set, and LLM identifiers documented here.</w:t>
      </w:r>
    </w:p>
    <w:p w14:paraId="618A4B20" w14:textId="77777777" w:rsidR="005660AF" w:rsidRDefault="00000000">
      <w:pPr>
        <w:pStyle w:val="BodyText"/>
      </w:pPr>
      <w:r>
        <w:rPr>
          <w:b/>
          <w:bCs/>
        </w:rPr>
        <w:t>Sample Sizes and Precision:</w:t>
      </w:r>
      <w:r>
        <w:t xml:space="preserve"> The unit of analysis is the question (n = 27: 20 flawed, 7 ESS controls). For each cognitive testing configuration and LLM, 30 synthetic respondent transcripts were generated per question. Each expert-review configuration generated three LLM expert-reviewer outputs per question. The comparison comprises six configurations × four LLMs × 27 questions, with one run per configuration–LLM combination; GPT-4o cognitive-testing configurations also have three additional runs. No sampling-error estimates are reported: the study is not a sample survey of a population, and reported detection rates and mean unmatched findings are descriptive summaries of pipeline behaviour on a fixed question set. </w:t>
      </w:r>
      <w:del w:id="90" w:author="Thomas Robinson" w:date="2026-09-11T17:29:00Z">
        <w:r>
          <w:delText>Inter-judge agreement for primary-run answer-key matching was 94% across 764 problem pairs evaluated by the two LLM matching judges (Claude Opus 4.6 and GPT-5.4); the 43 discordant pairs were adjudicated by the first author.</w:delText>
        </w:r>
      </w:del>
      <w:ins w:id="91" w:author="Thomas Robinson" w:date="2026-09-11T17:29:00Z">
        <w:r>
          <w:t>Agreement on match versus no-match status was 94% across 764 problem pairs evaluated by the two LLM matching judges (Claude Opus 4.6 and GPT-5.4); the 43 binary disagreements were adjudicated by the first author. Three-category agreement was 93%.</w:t>
        </w:r>
      </w:ins>
    </w:p>
    <w:p w14:paraId="1170F33A" w14:textId="77777777" w:rsidR="005660AF" w:rsidRDefault="00000000">
      <w:pPr>
        <w:pStyle w:val="BodyText"/>
      </w:pPr>
      <w:r>
        <w:rPr>
          <w:b/>
          <w:bCs/>
        </w:rPr>
        <w:t>Whether and How the Data Were Weighted:</w:t>
      </w:r>
      <w:r>
        <w:t xml:space="preserve"> Not applicable. Data were not weighted.</w:t>
      </w:r>
    </w:p>
    <w:p w14:paraId="352FC16D" w14:textId="78376F4A" w:rsidR="005660AF" w:rsidRDefault="005660AF">
      <w:pPr>
        <w:pStyle w:val="BodyText"/>
      </w:pPr>
      <w:hyperlink w:anchor="app:prompts"/>
      <w:r>
        <w:rPr>
          <w:b/>
          <w:bCs/>
        </w:rPr>
        <w:t>How the Data Were Processed and Procedures to Ensure Data Quality:</w:t>
      </w:r>
      <w:r>
        <w:t xml:space="preserve"> Prompts, test set, and backstories were held constant across the four-LLM comparison, subject to the documented Opus 5 API-setting exceptions. Identical prompt texts were used for every question within a configuration. Coding of pipeline outputs into problem reports was performed by the LLMs themselves under the analyst and synthesis prompts provided in Appendix C. Primary-run matching was performed by two independent LLM matching judges with disagreements resolved by the first author; non-primary matching provenance is stated above. Pipeline outputs were stored as structured records (JSON) with full transcripts retained for audit.</w:t>
      </w:r>
    </w:p>
    <w:p w14:paraId="041C45C6" w14:textId="77777777" w:rsidR="005660AF" w:rsidRDefault="00000000">
      <w:pPr>
        <w:pStyle w:val="BodyText"/>
      </w:pPr>
      <w:r>
        <w:rPr>
          <w:b/>
          <w:bCs/>
        </w:rPr>
        <w:t>Panel Description:</w:t>
      </w:r>
      <w:r>
        <w:t xml:space="preserve"> Not applicable. No human or persistent-agent panel was used.</w:t>
      </w:r>
    </w:p>
    <w:p w14:paraId="4BAD61DE" w14:textId="168564E0" w:rsidR="005660AF" w:rsidRDefault="00000000">
      <w:pPr>
        <w:pStyle w:val="BodyText"/>
      </w:pPr>
      <w:r>
        <w:rPr>
          <w:b/>
          <w:bCs/>
        </w:rPr>
        <w:t>Interviewer Details:</w:t>
      </w:r>
      <w:r>
        <w:t xml:space="preserve"> Not applicable. No human or simulated interviewer was used. Each synthetic respondent produced a think-aloud response to a single prompt documented in </w:t>
      </w:r>
      <w:hyperlink w:anchor="app:prompts">
        <w:r w:rsidR="005660AF">
          <w:rPr>
            <w:rStyle w:val="Hyperlink"/>
          </w:rPr>
          <w:t>Appendix C</w:t>
        </w:r>
      </w:hyperlink>
      <w:r>
        <w:t>. The LLM matching judges used for answer-key matching are described above.</w:t>
      </w:r>
    </w:p>
    <w:p w14:paraId="5590708B" w14:textId="77777777" w:rsidR="005660AF" w:rsidRDefault="00000000">
      <w:pPr>
        <w:pStyle w:val="BodyText"/>
      </w:pPr>
      <w:r>
        <w:rPr>
          <w:b/>
          <w:bCs/>
        </w:rPr>
        <w:t>Screening Criteria and Process:</w:t>
      </w:r>
      <w:r>
        <w:t xml:space="preserve"> Not applicable. No human respondents were screened.</w:t>
      </w:r>
    </w:p>
    <w:p w14:paraId="213A57BE" w14:textId="65B3FD76" w:rsidR="005660AF" w:rsidRDefault="00000000">
      <w:pPr>
        <w:pStyle w:val="BodyText"/>
      </w:pPr>
      <w:r>
        <w:rPr>
          <w:b/>
          <w:bCs/>
        </w:rPr>
        <w:lastRenderedPageBreak/>
        <w:t>Study Stimuli:</w:t>
      </w:r>
      <w:r>
        <w:t xml:space="preserve"> The 27 test questions (20 deliberately flawed items and 7 ESS control items) constitute the study stimuli and are reproduced in full in </w:t>
      </w:r>
      <w:hyperlink w:anchor="app:testset">
        <w:r w:rsidR="005660AF">
          <w:rPr>
            <w:rStyle w:val="Hyperlink"/>
          </w:rPr>
          <w:t>Appendix B</w:t>
        </w:r>
      </w:hyperlink>
      <w:r>
        <w:t>.</w:t>
      </w:r>
    </w:p>
    <w:p w14:paraId="5644E64B" w14:textId="77777777" w:rsidR="005660AF" w:rsidRDefault="00000000">
      <w:pPr>
        <w:pStyle w:val="BodyText"/>
      </w:pPr>
      <w:r>
        <w:rPr>
          <w:b/>
          <w:bCs/>
        </w:rPr>
        <w:t>Dispositions or Response or Participation Rates:</w:t>
      </w:r>
      <w:r>
        <w:t xml:space="preserve"> Not applicable. LLM API calls do not have meaningful dispositions or non-response. All scheduled calls in the benchmark returned usable output; isolated API errors were retried.</w:t>
      </w:r>
    </w:p>
    <w:p w14:paraId="2C43B605" w14:textId="10F62953" w:rsidR="005660AF" w:rsidRDefault="00000000">
      <w:pPr>
        <w:pStyle w:val="BodyText"/>
      </w:pPr>
      <w:r>
        <w:rPr>
          <w:b/>
          <w:bCs/>
        </w:rPr>
        <w:t>Measurement and Model Specification:</w:t>
      </w:r>
      <w:r>
        <w:t xml:space="preserve"> The pipeline architecture is fully described in the Methodology section and the prompts are reproduced in </w:t>
      </w:r>
      <w:hyperlink w:anchor="app:prompts">
        <w:r w:rsidR="005660AF">
          <w:rPr>
            <w:rStyle w:val="Hyperlink"/>
          </w:rPr>
          <w:t>Appendix C</w:t>
        </w:r>
      </w:hyperlink>
      <w:r>
        <w:t>. Replication code, the full test set and answer key, and archived pipeline outputs are available at the repository listed in the Data Availability Statement.</w:t>
      </w:r>
    </w:p>
    <w:p w14:paraId="3CAAB170" w14:textId="77777777" w:rsidR="005660AF" w:rsidRDefault="00000000">
      <w:pPr>
        <w:pStyle w:val="BodyText"/>
      </w:pPr>
      <w:r>
        <w:rPr>
          <w:b/>
          <w:bCs/>
        </w:rPr>
        <w:t>Limitations:</w:t>
      </w:r>
      <w:r>
        <w:t xml:space="preserve"> Reported detection rates are based on a test set of deliberately constructed items with known embedded problems and therefore represent an upper bound on what would be achieved with naturally occurring draft questions. The pipeline relies on a single-prompt think-aloud rather than multi-turn dynamic probing. The effects of temperature, number of synthetic respondents, and backstory content were not examined systematically; these and other settings are likely to affect results. These limitations are discussed in the Discussion section.</w:t>
      </w:r>
    </w:p>
    <w:p w14:paraId="7B65E46F" w14:textId="77777777" w:rsidR="005660AF" w:rsidRDefault="00000000">
      <w:pPr>
        <w:pStyle w:val="Heading1"/>
      </w:pPr>
      <w:bookmarkStart w:id="92" w:name="app:testset"/>
      <w:bookmarkEnd w:id="86"/>
      <w:bookmarkEnd w:id="87"/>
      <w:r>
        <w:t>Appendix B Test Set</w:t>
      </w:r>
    </w:p>
    <w:p w14:paraId="0EF972DC" w14:textId="77777777" w:rsidR="005660AF" w:rsidRDefault="00000000">
      <w:pPr>
        <w:pStyle w:val="Heading2"/>
      </w:pPr>
      <w:bookmarkStart w:id="93" w:name="flawed-questions-n-20-48-known-problems"/>
      <w:r>
        <w:t>Flawed questions (n = 20, 48 known problems)</w:t>
      </w:r>
    </w:p>
    <w:tbl>
      <w:tblPr>
        <w:tblStyle w:val="Table"/>
        <w:tblW w:w="9072" w:type="dxa"/>
        <w:tblInd w:w="8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020" w:firstRow="1" w:lastRow="0" w:firstColumn="0" w:lastColumn="0" w:noHBand="0" w:noVBand="0"/>
      </w:tblPr>
      <w:tblGrid>
        <w:gridCol w:w="1386"/>
        <w:gridCol w:w="2964"/>
        <w:gridCol w:w="1758"/>
        <w:gridCol w:w="2964"/>
      </w:tblGrid>
      <w:tr w:rsidR="005660AF" w14:paraId="68890591" w14:textId="77777777" w:rsidTr="005660AF">
        <w:trPr>
          <w:cnfStyle w:val="100000000000" w:firstRow="1" w:lastRow="0" w:firstColumn="0" w:lastColumn="0" w:oddVBand="0" w:evenVBand="0" w:oddHBand="0" w:evenHBand="0" w:firstRowFirstColumn="0" w:firstRowLastColumn="0" w:lastRowFirstColumn="0" w:lastRowLastColumn="0"/>
          <w:tblHeader/>
        </w:trPr>
        <w:tc>
          <w:tcPr>
            <w:tcW w:w="1386" w:type="dxa"/>
            <w:shd w:val="clear" w:color="auto" w:fill="E7E6E6"/>
            <w:tcMar>
              <w:top w:w="70" w:type="dxa"/>
              <w:left w:w="80" w:type="dxa"/>
              <w:bottom w:w="70" w:type="dxa"/>
              <w:right w:w="80" w:type="dxa"/>
            </w:tcMar>
            <w:vAlign w:val="center"/>
          </w:tcPr>
          <w:p w14:paraId="12B8110E" w14:textId="77777777" w:rsidR="005660AF" w:rsidRDefault="00000000">
            <w:pPr>
              <w:pStyle w:val="Compact"/>
              <w:spacing w:before="0" w:after="40" w:line="240" w:lineRule="auto"/>
            </w:pPr>
            <w:r>
              <w:rPr>
                <w:b/>
                <w:bCs/>
                <w:sz w:val="17"/>
              </w:rPr>
              <w:t>ID / Topic</w:t>
            </w:r>
          </w:p>
        </w:tc>
        <w:tc>
          <w:tcPr>
            <w:tcW w:w="2964" w:type="dxa"/>
            <w:shd w:val="clear" w:color="auto" w:fill="E7E6E6"/>
            <w:tcMar>
              <w:top w:w="70" w:type="dxa"/>
              <w:left w:w="80" w:type="dxa"/>
              <w:bottom w:w="70" w:type="dxa"/>
              <w:right w:w="80" w:type="dxa"/>
            </w:tcMar>
            <w:vAlign w:val="center"/>
          </w:tcPr>
          <w:p w14:paraId="3A73033A" w14:textId="77777777" w:rsidR="005660AF" w:rsidRDefault="00000000">
            <w:pPr>
              <w:pStyle w:val="Compact"/>
              <w:spacing w:before="0" w:after="40" w:line="240" w:lineRule="auto"/>
            </w:pPr>
            <w:r>
              <w:rPr>
                <w:b/>
                <w:bCs/>
                <w:sz w:val="17"/>
              </w:rPr>
              <w:t>Question</w:t>
            </w:r>
          </w:p>
        </w:tc>
        <w:tc>
          <w:tcPr>
            <w:tcW w:w="1758" w:type="dxa"/>
            <w:shd w:val="clear" w:color="auto" w:fill="E7E6E6"/>
            <w:tcMar>
              <w:top w:w="70" w:type="dxa"/>
              <w:left w:w="80" w:type="dxa"/>
              <w:bottom w:w="70" w:type="dxa"/>
              <w:right w:w="80" w:type="dxa"/>
            </w:tcMar>
            <w:vAlign w:val="center"/>
          </w:tcPr>
          <w:p w14:paraId="694FAA4D" w14:textId="77777777" w:rsidR="005660AF" w:rsidRDefault="00000000">
            <w:pPr>
              <w:pStyle w:val="Compact"/>
              <w:spacing w:before="0" w:after="40" w:line="240" w:lineRule="auto"/>
            </w:pPr>
            <w:r>
              <w:rPr>
                <w:b/>
                <w:bCs/>
                <w:sz w:val="17"/>
              </w:rPr>
              <w:t>Scale</w:t>
            </w:r>
          </w:p>
        </w:tc>
        <w:tc>
          <w:tcPr>
            <w:tcW w:w="2964" w:type="dxa"/>
            <w:shd w:val="clear" w:color="auto" w:fill="E7E6E6"/>
            <w:tcMar>
              <w:top w:w="70" w:type="dxa"/>
              <w:left w:w="80" w:type="dxa"/>
              <w:bottom w:w="70" w:type="dxa"/>
              <w:right w:w="80" w:type="dxa"/>
            </w:tcMar>
            <w:vAlign w:val="center"/>
          </w:tcPr>
          <w:p w14:paraId="30452AD5" w14:textId="77777777" w:rsidR="005660AF" w:rsidRDefault="00000000">
            <w:pPr>
              <w:pStyle w:val="Compact"/>
              <w:spacing w:before="0" w:after="40" w:line="240" w:lineRule="auto"/>
            </w:pPr>
            <w:r>
              <w:rPr>
                <w:b/>
                <w:bCs/>
                <w:sz w:val="17"/>
              </w:rPr>
              <w:t>Embedded problems</w:t>
            </w:r>
          </w:p>
        </w:tc>
      </w:tr>
      <w:tr w:rsidR="005660AF" w14:paraId="1B116DCD" w14:textId="77777777" w:rsidTr="005660AF">
        <w:tc>
          <w:tcPr>
            <w:tcW w:w="1386" w:type="dxa"/>
            <w:tcMar>
              <w:top w:w="70" w:type="dxa"/>
              <w:left w:w="80" w:type="dxa"/>
              <w:bottom w:w="70" w:type="dxa"/>
              <w:right w:w="80" w:type="dxa"/>
            </w:tcMar>
            <w:vAlign w:val="center"/>
          </w:tcPr>
          <w:p w14:paraId="6BA783DC" w14:textId="77777777" w:rsidR="005660AF" w:rsidRDefault="00000000">
            <w:pPr>
              <w:pStyle w:val="Compact"/>
              <w:spacing w:before="0" w:after="40" w:line="240" w:lineRule="auto"/>
            </w:pPr>
            <w:r>
              <w:rPr>
                <w:b/>
                <w:bCs/>
                <w:sz w:val="17"/>
              </w:rPr>
              <w:t>ID / Topic</w:t>
            </w:r>
          </w:p>
        </w:tc>
        <w:tc>
          <w:tcPr>
            <w:tcW w:w="2964" w:type="dxa"/>
            <w:tcMar>
              <w:top w:w="70" w:type="dxa"/>
              <w:left w:w="80" w:type="dxa"/>
              <w:bottom w:w="70" w:type="dxa"/>
              <w:right w:w="80" w:type="dxa"/>
            </w:tcMar>
            <w:vAlign w:val="center"/>
          </w:tcPr>
          <w:p w14:paraId="147A7640" w14:textId="77777777" w:rsidR="005660AF" w:rsidRDefault="00000000">
            <w:pPr>
              <w:pStyle w:val="Compact"/>
              <w:spacing w:before="0" w:after="40" w:line="240" w:lineRule="auto"/>
            </w:pPr>
            <w:r>
              <w:rPr>
                <w:b/>
                <w:bCs/>
                <w:sz w:val="17"/>
              </w:rPr>
              <w:t>Question</w:t>
            </w:r>
          </w:p>
        </w:tc>
        <w:tc>
          <w:tcPr>
            <w:tcW w:w="1758" w:type="dxa"/>
            <w:tcMar>
              <w:top w:w="70" w:type="dxa"/>
              <w:left w:w="80" w:type="dxa"/>
              <w:bottom w:w="70" w:type="dxa"/>
              <w:right w:w="80" w:type="dxa"/>
            </w:tcMar>
            <w:vAlign w:val="center"/>
          </w:tcPr>
          <w:p w14:paraId="39173B4F" w14:textId="77777777" w:rsidR="005660AF" w:rsidRDefault="00000000">
            <w:pPr>
              <w:pStyle w:val="Compact"/>
              <w:spacing w:before="0" w:after="40" w:line="240" w:lineRule="auto"/>
            </w:pPr>
            <w:r>
              <w:rPr>
                <w:b/>
                <w:bCs/>
                <w:sz w:val="17"/>
              </w:rPr>
              <w:t>Scale</w:t>
            </w:r>
          </w:p>
        </w:tc>
        <w:tc>
          <w:tcPr>
            <w:tcW w:w="2964" w:type="dxa"/>
            <w:tcMar>
              <w:top w:w="70" w:type="dxa"/>
              <w:left w:w="80" w:type="dxa"/>
              <w:bottom w:w="70" w:type="dxa"/>
              <w:right w:w="80" w:type="dxa"/>
            </w:tcMar>
            <w:vAlign w:val="center"/>
          </w:tcPr>
          <w:p w14:paraId="4B4B192B" w14:textId="77777777" w:rsidR="005660AF" w:rsidRDefault="00000000">
            <w:pPr>
              <w:pStyle w:val="Compact"/>
              <w:spacing w:before="0" w:after="40" w:line="240" w:lineRule="auto"/>
            </w:pPr>
            <w:r>
              <w:rPr>
                <w:b/>
                <w:bCs/>
                <w:sz w:val="17"/>
              </w:rPr>
              <w:t>Embedded problems</w:t>
            </w:r>
          </w:p>
        </w:tc>
      </w:tr>
      <w:tr w:rsidR="005660AF" w14:paraId="0C976F99" w14:textId="77777777" w:rsidTr="005660AF">
        <w:tc>
          <w:tcPr>
            <w:tcW w:w="1386" w:type="dxa"/>
            <w:tcMar>
              <w:top w:w="70" w:type="dxa"/>
              <w:left w:w="80" w:type="dxa"/>
              <w:bottom w:w="70" w:type="dxa"/>
              <w:right w:w="80" w:type="dxa"/>
            </w:tcMar>
            <w:vAlign w:val="center"/>
          </w:tcPr>
          <w:p w14:paraId="06AE0986" w14:textId="77777777" w:rsidR="005660AF" w:rsidRDefault="00000000">
            <w:pPr>
              <w:pStyle w:val="Compact"/>
              <w:spacing w:before="0" w:after="40" w:line="240" w:lineRule="auto"/>
            </w:pPr>
            <w:r>
              <w:rPr>
                <w:sz w:val="17"/>
              </w:rPr>
              <w:t>F1. Local council services</w:t>
            </w:r>
          </w:p>
        </w:tc>
        <w:tc>
          <w:tcPr>
            <w:tcW w:w="2964" w:type="dxa"/>
            <w:tcMar>
              <w:top w:w="70" w:type="dxa"/>
              <w:left w:w="80" w:type="dxa"/>
              <w:bottom w:w="70" w:type="dxa"/>
              <w:right w:w="80" w:type="dxa"/>
            </w:tcMar>
            <w:vAlign w:val="center"/>
          </w:tcPr>
          <w:p w14:paraId="5DB0080F" w14:textId="77777777" w:rsidR="005660AF" w:rsidRDefault="00000000">
            <w:pPr>
              <w:pStyle w:val="Compact"/>
              <w:spacing w:before="0" w:after="40" w:line="240" w:lineRule="auto"/>
            </w:pPr>
            <w:r>
              <w:rPr>
                <w:sz w:val="17"/>
              </w:rPr>
              <w:t>“How satisfied or dissatisfied are you with the recycling services and street cleaning provided by your local council?”</w:t>
            </w:r>
          </w:p>
        </w:tc>
        <w:tc>
          <w:tcPr>
            <w:tcW w:w="1758" w:type="dxa"/>
            <w:tcMar>
              <w:top w:w="70" w:type="dxa"/>
              <w:left w:w="80" w:type="dxa"/>
              <w:bottom w:w="70" w:type="dxa"/>
              <w:right w:w="80" w:type="dxa"/>
            </w:tcMar>
            <w:vAlign w:val="center"/>
          </w:tcPr>
          <w:p w14:paraId="453211FF" w14:textId="77777777" w:rsidR="005660AF" w:rsidRDefault="00000000">
            <w:pPr>
              <w:pStyle w:val="Compact"/>
              <w:spacing w:before="0" w:after="40" w:line="240" w:lineRule="auto"/>
            </w:pPr>
            <w:r>
              <w:rPr>
                <w:sz w:val="17"/>
              </w:rPr>
              <w:t>Very satisfied to Very dissatisfied</w:t>
            </w:r>
          </w:p>
        </w:tc>
        <w:tc>
          <w:tcPr>
            <w:tcW w:w="2964" w:type="dxa"/>
            <w:tcMar>
              <w:top w:w="70" w:type="dxa"/>
              <w:left w:w="80" w:type="dxa"/>
              <w:bottom w:w="70" w:type="dxa"/>
              <w:right w:w="80" w:type="dxa"/>
            </w:tcMar>
            <w:vAlign w:val="center"/>
          </w:tcPr>
          <w:p w14:paraId="2CE948B7" w14:textId="77777777" w:rsidR="005660AF" w:rsidRDefault="00000000">
            <w:pPr>
              <w:pStyle w:val="Compact"/>
              <w:spacing w:before="0" w:after="40" w:line="240" w:lineRule="auto"/>
            </w:pPr>
            <w:r>
              <w:rPr>
                <w:sz w:val="17"/>
              </w:rPr>
              <w:t>(P1) double-barrelled: recycling and street cleaning are distinct services; (P2) presupposition: assumes council provides both services; (P3) presupposition: assumes respondent has experience of services.</w:t>
            </w:r>
          </w:p>
        </w:tc>
      </w:tr>
      <w:tr w:rsidR="005660AF" w14:paraId="5717C054" w14:textId="77777777" w:rsidTr="005660AF">
        <w:tc>
          <w:tcPr>
            <w:tcW w:w="1386" w:type="dxa"/>
            <w:tcMar>
              <w:top w:w="70" w:type="dxa"/>
              <w:left w:w="80" w:type="dxa"/>
              <w:bottom w:w="70" w:type="dxa"/>
              <w:right w:w="80" w:type="dxa"/>
            </w:tcMar>
            <w:vAlign w:val="center"/>
          </w:tcPr>
          <w:p w14:paraId="28A0EF44" w14:textId="77777777" w:rsidR="005660AF" w:rsidRDefault="00000000">
            <w:pPr>
              <w:pStyle w:val="Compact"/>
              <w:spacing w:before="0" w:after="40" w:line="240" w:lineRule="auto"/>
            </w:pPr>
            <w:r>
              <w:rPr>
                <w:sz w:val="17"/>
              </w:rPr>
              <w:t>F2. Financial wellbeing</w:t>
            </w:r>
          </w:p>
        </w:tc>
        <w:tc>
          <w:tcPr>
            <w:tcW w:w="2964" w:type="dxa"/>
            <w:tcMar>
              <w:top w:w="70" w:type="dxa"/>
              <w:left w:w="80" w:type="dxa"/>
              <w:bottom w:w="70" w:type="dxa"/>
              <w:right w:w="80" w:type="dxa"/>
            </w:tcMar>
            <w:vAlign w:val="center"/>
          </w:tcPr>
          <w:p w14:paraId="4107BD66" w14:textId="77777777" w:rsidR="005660AF" w:rsidRDefault="00000000">
            <w:pPr>
              <w:pStyle w:val="Compact"/>
              <w:spacing w:before="0" w:after="40" w:line="240" w:lineRule="auto"/>
            </w:pPr>
            <w:r>
              <w:rPr>
                <w:sz w:val="17"/>
              </w:rPr>
              <w:t>“How would you describe your current financial situation?”</w:t>
            </w:r>
          </w:p>
        </w:tc>
        <w:tc>
          <w:tcPr>
            <w:tcW w:w="1758" w:type="dxa"/>
            <w:tcMar>
              <w:top w:w="70" w:type="dxa"/>
              <w:left w:w="80" w:type="dxa"/>
              <w:bottom w:w="70" w:type="dxa"/>
              <w:right w:w="80" w:type="dxa"/>
            </w:tcMar>
            <w:vAlign w:val="center"/>
          </w:tcPr>
          <w:p w14:paraId="60F9C6A6" w14:textId="77777777" w:rsidR="005660AF" w:rsidRDefault="00000000">
            <w:pPr>
              <w:pStyle w:val="Compact"/>
              <w:spacing w:before="0" w:after="40" w:line="240" w:lineRule="auto"/>
            </w:pPr>
            <w:r>
              <w:rPr>
                <w:sz w:val="17"/>
              </w:rPr>
              <w:t>Living comfortably to Finding it very difficult</w:t>
            </w:r>
          </w:p>
        </w:tc>
        <w:tc>
          <w:tcPr>
            <w:tcW w:w="2964" w:type="dxa"/>
            <w:tcMar>
              <w:top w:w="70" w:type="dxa"/>
              <w:left w:w="80" w:type="dxa"/>
              <w:bottom w:w="70" w:type="dxa"/>
              <w:right w:w="80" w:type="dxa"/>
            </w:tcMar>
            <w:vAlign w:val="center"/>
          </w:tcPr>
          <w:p w14:paraId="6946AAEA" w14:textId="77777777" w:rsidR="005660AF" w:rsidRDefault="00000000">
            <w:pPr>
              <w:pStyle w:val="Compact"/>
              <w:spacing w:before="0" w:after="40" w:line="240" w:lineRule="auto"/>
            </w:pPr>
            <w:r>
              <w:rPr>
                <w:sz w:val="17"/>
              </w:rPr>
              <w:t>(P1) vague/ambiguous: “current financial situation” could refer to income, savings, debt, or wealth; (P2) response-mapping: categories use inconsistent linguistic constructions.</w:t>
            </w:r>
          </w:p>
        </w:tc>
      </w:tr>
      <w:tr w:rsidR="005660AF" w14:paraId="7D904992" w14:textId="77777777" w:rsidTr="005660AF">
        <w:tc>
          <w:tcPr>
            <w:tcW w:w="1386" w:type="dxa"/>
            <w:tcMar>
              <w:top w:w="70" w:type="dxa"/>
              <w:left w:w="80" w:type="dxa"/>
              <w:bottom w:w="70" w:type="dxa"/>
              <w:right w:w="80" w:type="dxa"/>
            </w:tcMar>
            <w:vAlign w:val="center"/>
          </w:tcPr>
          <w:p w14:paraId="453A30E1" w14:textId="77777777" w:rsidR="005660AF" w:rsidRDefault="00000000">
            <w:pPr>
              <w:pStyle w:val="Compact"/>
              <w:spacing w:before="0" w:after="40" w:line="240" w:lineRule="auto"/>
            </w:pPr>
            <w:r>
              <w:rPr>
                <w:sz w:val="17"/>
              </w:rPr>
              <w:t>F3. Physical activity</w:t>
            </w:r>
          </w:p>
        </w:tc>
        <w:tc>
          <w:tcPr>
            <w:tcW w:w="2964" w:type="dxa"/>
            <w:tcMar>
              <w:top w:w="70" w:type="dxa"/>
              <w:left w:w="80" w:type="dxa"/>
              <w:bottom w:w="70" w:type="dxa"/>
              <w:right w:w="80" w:type="dxa"/>
            </w:tcMar>
            <w:vAlign w:val="center"/>
          </w:tcPr>
          <w:p w14:paraId="647203D3" w14:textId="77777777" w:rsidR="005660AF" w:rsidRDefault="00000000">
            <w:pPr>
              <w:pStyle w:val="Compact"/>
              <w:spacing w:before="0" w:after="40" w:line="240" w:lineRule="auto"/>
            </w:pPr>
            <w:r>
              <w:rPr>
                <w:sz w:val="17"/>
              </w:rPr>
              <w:t>“In a typical week, how many hours do you spend doing vigorous physical activity and moderate physical activity combined?”</w:t>
            </w:r>
          </w:p>
        </w:tc>
        <w:tc>
          <w:tcPr>
            <w:tcW w:w="1758" w:type="dxa"/>
            <w:tcMar>
              <w:top w:w="70" w:type="dxa"/>
              <w:left w:w="80" w:type="dxa"/>
              <w:bottom w:w="70" w:type="dxa"/>
              <w:right w:w="80" w:type="dxa"/>
            </w:tcMar>
            <w:vAlign w:val="center"/>
          </w:tcPr>
          <w:p w14:paraId="05099890" w14:textId="77777777" w:rsidR="005660AF" w:rsidRDefault="00000000">
            <w:pPr>
              <w:pStyle w:val="Compact"/>
              <w:spacing w:before="0" w:after="40" w:line="240" w:lineRule="auto"/>
            </w:pPr>
            <w:r>
              <w:rPr>
                <w:sz w:val="17"/>
              </w:rPr>
              <w:t>None to More than 10 hours</w:t>
            </w:r>
          </w:p>
        </w:tc>
        <w:tc>
          <w:tcPr>
            <w:tcW w:w="2964" w:type="dxa"/>
            <w:tcMar>
              <w:top w:w="70" w:type="dxa"/>
              <w:left w:w="80" w:type="dxa"/>
              <w:bottom w:w="70" w:type="dxa"/>
              <w:right w:w="80" w:type="dxa"/>
            </w:tcMar>
            <w:vAlign w:val="center"/>
          </w:tcPr>
          <w:p w14:paraId="5C2E76CC" w14:textId="77777777" w:rsidR="005660AF" w:rsidRDefault="00000000">
            <w:pPr>
              <w:pStyle w:val="Compact"/>
              <w:spacing w:before="0" w:after="40" w:line="240" w:lineRule="auto"/>
            </w:pPr>
            <w:r>
              <w:rPr>
                <w:sz w:val="17"/>
              </w:rPr>
              <w:t>(P1) double-barrelled: vigorous and moderate activity are distinct behaviours; (P2) retrieval/recall: summing hours across multiple activities requires difficult mental calculation.</w:t>
            </w:r>
          </w:p>
        </w:tc>
      </w:tr>
      <w:tr w:rsidR="005660AF" w14:paraId="21B5E0A4" w14:textId="77777777" w:rsidTr="005660AF">
        <w:tc>
          <w:tcPr>
            <w:tcW w:w="1386" w:type="dxa"/>
            <w:tcMar>
              <w:top w:w="70" w:type="dxa"/>
              <w:left w:w="80" w:type="dxa"/>
              <w:bottom w:w="70" w:type="dxa"/>
              <w:right w:w="80" w:type="dxa"/>
            </w:tcMar>
            <w:vAlign w:val="center"/>
          </w:tcPr>
          <w:p w14:paraId="23636199" w14:textId="77777777" w:rsidR="005660AF" w:rsidRDefault="00000000">
            <w:pPr>
              <w:pStyle w:val="Compact"/>
              <w:spacing w:before="0" w:after="40" w:line="240" w:lineRule="auto"/>
            </w:pPr>
            <w:r>
              <w:rPr>
                <w:sz w:val="17"/>
              </w:rPr>
              <w:t>F4. Immigration attitudes</w:t>
            </w:r>
          </w:p>
        </w:tc>
        <w:tc>
          <w:tcPr>
            <w:tcW w:w="2964" w:type="dxa"/>
            <w:tcMar>
              <w:top w:w="70" w:type="dxa"/>
              <w:left w:w="80" w:type="dxa"/>
              <w:bottom w:w="70" w:type="dxa"/>
              <w:right w:w="80" w:type="dxa"/>
            </w:tcMar>
            <w:vAlign w:val="center"/>
          </w:tcPr>
          <w:p w14:paraId="36A3F24A" w14:textId="77777777" w:rsidR="005660AF" w:rsidRDefault="00000000">
            <w:pPr>
              <w:pStyle w:val="Compact"/>
              <w:spacing w:before="0" w:after="40" w:line="240" w:lineRule="auto"/>
            </w:pPr>
            <w:r>
              <w:rPr>
                <w:sz w:val="17"/>
              </w:rPr>
              <w:t>“Given the growing pressure on public services, don’t you think that the government should do more to reduce the number of immigrants coming to this country, particularly those who may not contribute to the economy?”</w:t>
            </w:r>
          </w:p>
        </w:tc>
        <w:tc>
          <w:tcPr>
            <w:tcW w:w="1758" w:type="dxa"/>
            <w:tcMar>
              <w:top w:w="70" w:type="dxa"/>
              <w:left w:w="80" w:type="dxa"/>
              <w:bottom w:w="70" w:type="dxa"/>
              <w:right w:w="80" w:type="dxa"/>
            </w:tcMar>
            <w:vAlign w:val="center"/>
          </w:tcPr>
          <w:p w14:paraId="4A92D434" w14:textId="77777777" w:rsidR="005660AF" w:rsidRDefault="00000000">
            <w:pPr>
              <w:pStyle w:val="Compact"/>
              <w:spacing w:before="0" w:after="40" w:line="240" w:lineRule="auto"/>
            </w:pPr>
            <w:r>
              <w:rPr>
                <w:sz w:val="17"/>
              </w:rPr>
              <w:t>Strongly agree to Strongly disagree</w:t>
            </w:r>
          </w:p>
        </w:tc>
        <w:tc>
          <w:tcPr>
            <w:tcW w:w="2964" w:type="dxa"/>
            <w:tcMar>
              <w:top w:w="70" w:type="dxa"/>
              <w:left w:w="80" w:type="dxa"/>
              <w:bottom w:w="70" w:type="dxa"/>
              <w:right w:w="80" w:type="dxa"/>
            </w:tcMar>
            <w:vAlign w:val="center"/>
          </w:tcPr>
          <w:p w14:paraId="7DE3A820" w14:textId="77777777" w:rsidR="005660AF" w:rsidRDefault="00000000">
            <w:pPr>
              <w:pStyle w:val="Compact"/>
              <w:spacing w:before="0" w:after="40" w:line="240" w:lineRule="auto"/>
            </w:pPr>
            <w:r>
              <w:rPr>
                <w:sz w:val="17"/>
              </w:rPr>
              <w:t>(P1) leading/loaded: premise stated as fact, negative interrogative implies expected agreement; (P2) complex-syntax: conditional premise, negative interrogative, main proposition, and subordinate clause.</w:t>
            </w:r>
          </w:p>
        </w:tc>
      </w:tr>
      <w:tr w:rsidR="005660AF" w14:paraId="44A77146" w14:textId="77777777" w:rsidTr="005660AF">
        <w:tc>
          <w:tcPr>
            <w:tcW w:w="1386" w:type="dxa"/>
            <w:tcMar>
              <w:top w:w="70" w:type="dxa"/>
              <w:left w:w="80" w:type="dxa"/>
              <w:bottom w:w="70" w:type="dxa"/>
              <w:right w:w="80" w:type="dxa"/>
            </w:tcMar>
            <w:vAlign w:val="center"/>
          </w:tcPr>
          <w:p w14:paraId="5977C792" w14:textId="77777777" w:rsidR="005660AF" w:rsidRDefault="00000000">
            <w:pPr>
              <w:pStyle w:val="Compact"/>
              <w:spacing w:before="0" w:after="40" w:line="240" w:lineRule="auto"/>
            </w:pPr>
            <w:r>
              <w:rPr>
                <w:sz w:val="17"/>
              </w:rPr>
              <w:t>F5. Job satisfaction</w:t>
            </w:r>
          </w:p>
        </w:tc>
        <w:tc>
          <w:tcPr>
            <w:tcW w:w="2964" w:type="dxa"/>
            <w:tcMar>
              <w:top w:w="70" w:type="dxa"/>
              <w:left w:w="80" w:type="dxa"/>
              <w:bottom w:w="70" w:type="dxa"/>
              <w:right w:w="80" w:type="dxa"/>
            </w:tcMar>
            <w:vAlign w:val="center"/>
          </w:tcPr>
          <w:p w14:paraId="63301DA1" w14:textId="77777777" w:rsidR="005660AF" w:rsidRDefault="00000000">
            <w:pPr>
              <w:pStyle w:val="Compact"/>
              <w:spacing w:before="0" w:after="40" w:line="240" w:lineRule="auto"/>
            </w:pPr>
            <w:r>
              <w:rPr>
                <w:sz w:val="17"/>
              </w:rPr>
              <w:t>“Overall, how satisfied are you with your terms of employment?”</w:t>
            </w:r>
          </w:p>
        </w:tc>
        <w:tc>
          <w:tcPr>
            <w:tcW w:w="1758" w:type="dxa"/>
            <w:tcMar>
              <w:top w:w="70" w:type="dxa"/>
              <w:left w:w="80" w:type="dxa"/>
              <w:bottom w:w="70" w:type="dxa"/>
              <w:right w:w="80" w:type="dxa"/>
            </w:tcMar>
            <w:vAlign w:val="center"/>
          </w:tcPr>
          <w:p w14:paraId="47ED916A" w14:textId="77777777" w:rsidR="005660AF" w:rsidRDefault="00000000">
            <w:pPr>
              <w:pStyle w:val="Compact"/>
              <w:spacing w:before="0" w:after="40" w:line="240" w:lineRule="auto"/>
            </w:pPr>
            <w:r>
              <w:rPr>
                <w:sz w:val="17"/>
              </w:rPr>
              <w:t>Completely satisfied to Not at all satisfied</w:t>
            </w:r>
          </w:p>
        </w:tc>
        <w:tc>
          <w:tcPr>
            <w:tcW w:w="2964" w:type="dxa"/>
            <w:tcMar>
              <w:top w:w="70" w:type="dxa"/>
              <w:left w:w="80" w:type="dxa"/>
              <w:bottom w:w="70" w:type="dxa"/>
              <w:right w:w="80" w:type="dxa"/>
            </w:tcMar>
            <w:vAlign w:val="center"/>
          </w:tcPr>
          <w:p w14:paraId="7FF066DF" w14:textId="77777777" w:rsidR="005660AF" w:rsidRDefault="00000000">
            <w:pPr>
              <w:pStyle w:val="Compact"/>
              <w:spacing w:before="0" w:after="40" w:line="240" w:lineRule="auto"/>
            </w:pPr>
            <w:r>
              <w:rPr>
                <w:sz w:val="17"/>
              </w:rPr>
              <w:t xml:space="preserve">(P1) vague/ambiguous: “terms of employment” is ambiguous; (P2) response-mapping: asymmetric scale (3 positive, 2 negative); (P3) presupposition: assumes respondent currently has defined terms of </w:t>
            </w:r>
            <w:r>
              <w:rPr>
                <w:sz w:val="17"/>
              </w:rPr>
              <w:lastRenderedPageBreak/>
              <w:t>employment.</w:t>
            </w:r>
          </w:p>
        </w:tc>
      </w:tr>
      <w:tr w:rsidR="005660AF" w14:paraId="5016B435" w14:textId="77777777" w:rsidTr="005660AF">
        <w:tc>
          <w:tcPr>
            <w:tcW w:w="1386" w:type="dxa"/>
            <w:tcMar>
              <w:top w:w="70" w:type="dxa"/>
              <w:left w:w="80" w:type="dxa"/>
              <w:bottom w:w="70" w:type="dxa"/>
              <w:right w:w="80" w:type="dxa"/>
            </w:tcMar>
            <w:vAlign w:val="center"/>
          </w:tcPr>
          <w:p w14:paraId="66B1526F" w14:textId="77777777" w:rsidR="005660AF" w:rsidRDefault="00000000">
            <w:pPr>
              <w:pStyle w:val="Compact"/>
              <w:spacing w:before="0" w:after="40" w:line="240" w:lineRule="auto"/>
            </w:pPr>
            <w:r>
              <w:rPr>
                <w:sz w:val="17"/>
              </w:rPr>
              <w:lastRenderedPageBreak/>
              <w:t>F6. Household income</w:t>
            </w:r>
          </w:p>
        </w:tc>
        <w:tc>
          <w:tcPr>
            <w:tcW w:w="2964" w:type="dxa"/>
            <w:tcMar>
              <w:top w:w="70" w:type="dxa"/>
              <w:left w:w="80" w:type="dxa"/>
              <w:bottom w:w="70" w:type="dxa"/>
              <w:right w:w="80" w:type="dxa"/>
            </w:tcMar>
            <w:vAlign w:val="center"/>
          </w:tcPr>
          <w:p w14:paraId="3BB45B85" w14:textId="77777777" w:rsidR="005660AF" w:rsidRDefault="00000000">
            <w:pPr>
              <w:pStyle w:val="Compact"/>
              <w:spacing w:before="0" w:after="40" w:line="240" w:lineRule="auto"/>
            </w:pPr>
            <w:r>
              <w:rPr>
                <w:sz w:val="17"/>
              </w:rPr>
              <w:t>“What is your household’s total monthly income from all sources, before tax and deductions?”</w:t>
            </w:r>
          </w:p>
        </w:tc>
        <w:tc>
          <w:tcPr>
            <w:tcW w:w="1758" w:type="dxa"/>
            <w:tcMar>
              <w:top w:w="70" w:type="dxa"/>
              <w:left w:w="80" w:type="dxa"/>
              <w:bottom w:w="70" w:type="dxa"/>
              <w:right w:w="80" w:type="dxa"/>
            </w:tcMar>
            <w:vAlign w:val="center"/>
          </w:tcPr>
          <w:p w14:paraId="1127C613" w14:textId="77777777" w:rsidR="005660AF" w:rsidRDefault="00000000">
            <w:pPr>
              <w:pStyle w:val="Compact"/>
              <w:spacing w:before="0" w:after="40" w:line="240" w:lineRule="auto"/>
            </w:pPr>
            <w:r>
              <w:rPr>
                <w:sz w:val="17"/>
              </w:rPr>
              <w:t>Less than £1,000 to £5,000 or more</w:t>
            </w:r>
          </w:p>
        </w:tc>
        <w:tc>
          <w:tcPr>
            <w:tcW w:w="2964" w:type="dxa"/>
            <w:tcMar>
              <w:top w:w="70" w:type="dxa"/>
              <w:left w:w="80" w:type="dxa"/>
              <w:bottom w:w="70" w:type="dxa"/>
              <w:right w:w="80" w:type="dxa"/>
            </w:tcMar>
            <w:vAlign w:val="center"/>
          </w:tcPr>
          <w:p w14:paraId="3DE688B1" w14:textId="77777777" w:rsidR="005660AF" w:rsidRDefault="00000000">
            <w:pPr>
              <w:pStyle w:val="Compact"/>
              <w:spacing w:before="0" w:after="40" w:line="240" w:lineRule="auto"/>
            </w:pPr>
            <w:r>
              <w:rPr>
                <w:sz w:val="17"/>
              </w:rPr>
              <w:t>(P1) sensitivity: precise income is a highly sensitive question; (P2) presupposition: assumes identifiable household income.</w:t>
            </w:r>
          </w:p>
        </w:tc>
      </w:tr>
      <w:tr w:rsidR="005660AF" w14:paraId="2FA4294C" w14:textId="77777777" w:rsidTr="005660AF">
        <w:tc>
          <w:tcPr>
            <w:tcW w:w="1386" w:type="dxa"/>
            <w:tcMar>
              <w:top w:w="70" w:type="dxa"/>
              <w:left w:w="80" w:type="dxa"/>
              <w:bottom w:w="70" w:type="dxa"/>
              <w:right w:w="80" w:type="dxa"/>
            </w:tcMar>
            <w:vAlign w:val="center"/>
          </w:tcPr>
          <w:p w14:paraId="120C4127" w14:textId="77777777" w:rsidR="005660AF" w:rsidRDefault="00000000">
            <w:pPr>
              <w:pStyle w:val="Compact"/>
              <w:spacing w:before="0" w:after="40" w:line="240" w:lineRule="auto"/>
            </w:pPr>
            <w:r>
              <w:rPr>
                <w:sz w:val="17"/>
              </w:rPr>
              <w:t>F7. Transport and commuting</w:t>
            </w:r>
          </w:p>
        </w:tc>
        <w:tc>
          <w:tcPr>
            <w:tcW w:w="2964" w:type="dxa"/>
            <w:tcMar>
              <w:top w:w="70" w:type="dxa"/>
              <w:left w:w="80" w:type="dxa"/>
              <w:bottom w:w="70" w:type="dxa"/>
              <w:right w:w="80" w:type="dxa"/>
            </w:tcMar>
            <w:vAlign w:val="center"/>
          </w:tcPr>
          <w:p w14:paraId="7B2C3E38" w14:textId="77777777" w:rsidR="005660AF" w:rsidRDefault="00000000">
            <w:pPr>
              <w:pStyle w:val="Compact"/>
              <w:spacing w:before="0" w:after="40" w:line="240" w:lineRule="auto"/>
            </w:pPr>
            <w:r>
              <w:rPr>
                <w:sz w:val="17"/>
              </w:rPr>
              <w:t>“How easy or difficult is it for you to get to work and to access essential services such as healthcare from where you live?”</w:t>
            </w:r>
          </w:p>
        </w:tc>
        <w:tc>
          <w:tcPr>
            <w:tcW w:w="1758" w:type="dxa"/>
            <w:tcMar>
              <w:top w:w="70" w:type="dxa"/>
              <w:left w:w="80" w:type="dxa"/>
              <w:bottom w:w="70" w:type="dxa"/>
              <w:right w:w="80" w:type="dxa"/>
            </w:tcMar>
            <w:vAlign w:val="center"/>
          </w:tcPr>
          <w:p w14:paraId="6B5BEE5D" w14:textId="77777777" w:rsidR="005660AF" w:rsidRDefault="00000000">
            <w:pPr>
              <w:pStyle w:val="Compact"/>
              <w:spacing w:before="0" w:after="40" w:line="240" w:lineRule="auto"/>
            </w:pPr>
            <w:r>
              <w:rPr>
                <w:sz w:val="17"/>
              </w:rPr>
              <w:t>Very easy to Very difficult</w:t>
            </w:r>
          </w:p>
        </w:tc>
        <w:tc>
          <w:tcPr>
            <w:tcW w:w="2964" w:type="dxa"/>
            <w:tcMar>
              <w:top w:w="70" w:type="dxa"/>
              <w:left w:w="80" w:type="dxa"/>
              <w:bottom w:w="70" w:type="dxa"/>
              <w:right w:w="80" w:type="dxa"/>
            </w:tcMar>
            <w:vAlign w:val="center"/>
          </w:tcPr>
          <w:p w14:paraId="40D467F0" w14:textId="77777777" w:rsidR="005660AF" w:rsidRDefault="00000000">
            <w:pPr>
              <w:pStyle w:val="Compact"/>
              <w:spacing w:before="0" w:after="40" w:line="240" w:lineRule="auto"/>
            </w:pPr>
            <w:r>
              <w:rPr>
                <w:sz w:val="17"/>
              </w:rPr>
              <w:t>(P1) double-barrelled: work access and service access are distinct; (P2) response-mapping: no way to distinguish components, no N/A option; (P3) presupposition: assumes respondent has a job.</w:t>
            </w:r>
          </w:p>
        </w:tc>
      </w:tr>
      <w:tr w:rsidR="005660AF" w14:paraId="746154DF" w14:textId="77777777" w:rsidTr="005660AF">
        <w:tc>
          <w:tcPr>
            <w:tcW w:w="1386" w:type="dxa"/>
            <w:tcMar>
              <w:top w:w="70" w:type="dxa"/>
              <w:left w:w="80" w:type="dxa"/>
              <w:bottom w:w="70" w:type="dxa"/>
              <w:right w:w="80" w:type="dxa"/>
            </w:tcMar>
            <w:vAlign w:val="center"/>
          </w:tcPr>
          <w:p w14:paraId="47D10A8C" w14:textId="77777777" w:rsidR="005660AF" w:rsidRDefault="00000000">
            <w:pPr>
              <w:pStyle w:val="Compact"/>
              <w:spacing w:before="0" w:after="40" w:line="240" w:lineRule="auto"/>
            </w:pPr>
            <w:r>
              <w:rPr>
                <w:sz w:val="17"/>
              </w:rPr>
              <w:t>F8. Internet use</w:t>
            </w:r>
          </w:p>
        </w:tc>
        <w:tc>
          <w:tcPr>
            <w:tcW w:w="2964" w:type="dxa"/>
            <w:tcMar>
              <w:top w:w="70" w:type="dxa"/>
              <w:left w:w="80" w:type="dxa"/>
              <w:bottom w:w="70" w:type="dxa"/>
              <w:right w:w="80" w:type="dxa"/>
            </w:tcMar>
            <w:vAlign w:val="center"/>
          </w:tcPr>
          <w:p w14:paraId="398E70B4" w14:textId="77777777" w:rsidR="005660AF" w:rsidRDefault="00000000">
            <w:pPr>
              <w:pStyle w:val="Compact"/>
              <w:spacing w:before="0" w:after="40" w:line="240" w:lineRule="auto"/>
            </w:pPr>
            <w:r>
              <w:rPr>
                <w:sz w:val="17"/>
              </w:rPr>
              <w:t>“Roughly how many hours per week do you spend on social media platforms?”</w:t>
            </w:r>
          </w:p>
        </w:tc>
        <w:tc>
          <w:tcPr>
            <w:tcW w:w="1758" w:type="dxa"/>
            <w:tcMar>
              <w:top w:w="70" w:type="dxa"/>
              <w:left w:w="80" w:type="dxa"/>
              <w:bottom w:w="70" w:type="dxa"/>
              <w:right w:w="80" w:type="dxa"/>
            </w:tcMar>
            <w:vAlign w:val="center"/>
          </w:tcPr>
          <w:p w14:paraId="28868D0C" w14:textId="77777777" w:rsidR="005660AF" w:rsidRDefault="00000000">
            <w:pPr>
              <w:pStyle w:val="Compact"/>
              <w:spacing w:before="0" w:after="40" w:line="240" w:lineRule="auto"/>
            </w:pPr>
            <w:r>
              <w:rPr>
                <w:sz w:val="17"/>
              </w:rPr>
              <w:t>None to More than 20 hours</w:t>
            </w:r>
          </w:p>
        </w:tc>
        <w:tc>
          <w:tcPr>
            <w:tcW w:w="2964" w:type="dxa"/>
            <w:tcMar>
              <w:top w:w="70" w:type="dxa"/>
              <w:left w:w="80" w:type="dxa"/>
              <w:bottom w:w="70" w:type="dxa"/>
              <w:right w:w="80" w:type="dxa"/>
            </w:tcMar>
            <w:vAlign w:val="center"/>
          </w:tcPr>
          <w:p w14:paraId="4CDDCF2A" w14:textId="77777777" w:rsidR="005660AF" w:rsidRDefault="00000000">
            <w:pPr>
              <w:pStyle w:val="Compact"/>
              <w:spacing w:before="0" w:after="40" w:line="240" w:lineRule="auto"/>
            </w:pPr>
            <w:r>
              <w:rPr>
                <w:sz w:val="17"/>
              </w:rPr>
              <w:t>(P1) vague/ambiguous: “social media platforms” is undefined; (P2) retrieval/recall: estimating weekly usage across fragmented sessions is difficult.</w:t>
            </w:r>
          </w:p>
        </w:tc>
      </w:tr>
      <w:tr w:rsidR="005660AF" w14:paraId="2C49F360" w14:textId="77777777" w:rsidTr="005660AF">
        <w:tc>
          <w:tcPr>
            <w:tcW w:w="1386" w:type="dxa"/>
            <w:tcMar>
              <w:top w:w="70" w:type="dxa"/>
              <w:left w:w="80" w:type="dxa"/>
              <w:bottom w:w="70" w:type="dxa"/>
              <w:right w:w="80" w:type="dxa"/>
            </w:tcMar>
            <w:vAlign w:val="center"/>
          </w:tcPr>
          <w:p w14:paraId="5501EE50" w14:textId="77777777" w:rsidR="005660AF" w:rsidRDefault="00000000">
            <w:pPr>
              <w:pStyle w:val="Compact"/>
              <w:spacing w:before="0" w:after="40" w:line="240" w:lineRule="auto"/>
            </w:pPr>
            <w:r>
              <w:rPr>
                <w:sz w:val="17"/>
              </w:rPr>
              <w:t>F9. Criminal justice attitudes</w:t>
            </w:r>
          </w:p>
        </w:tc>
        <w:tc>
          <w:tcPr>
            <w:tcW w:w="2964" w:type="dxa"/>
            <w:tcMar>
              <w:top w:w="70" w:type="dxa"/>
              <w:left w:w="80" w:type="dxa"/>
              <w:bottom w:w="70" w:type="dxa"/>
              <w:right w:w="80" w:type="dxa"/>
            </w:tcMar>
            <w:vAlign w:val="center"/>
          </w:tcPr>
          <w:p w14:paraId="46206447" w14:textId="77777777" w:rsidR="005660AF" w:rsidRDefault="00000000">
            <w:pPr>
              <w:pStyle w:val="Compact"/>
              <w:spacing w:before="0" w:after="40" w:line="240" w:lineRule="auto"/>
            </w:pPr>
            <w:r>
              <w:rPr>
                <w:sz w:val="17"/>
              </w:rPr>
              <w:t>“People who commit serious crimes deserve to be punished severely, even if this means longer prison sentences. To what extent do you agree or disagree?”</w:t>
            </w:r>
          </w:p>
        </w:tc>
        <w:tc>
          <w:tcPr>
            <w:tcW w:w="1758" w:type="dxa"/>
            <w:tcMar>
              <w:top w:w="70" w:type="dxa"/>
              <w:left w:w="80" w:type="dxa"/>
              <w:bottom w:w="70" w:type="dxa"/>
              <w:right w:w="80" w:type="dxa"/>
            </w:tcMar>
            <w:vAlign w:val="center"/>
          </w:tcPr>
          <w:p w14:paraId="63B3E33D" w14:textId="77777777" w:rsidR="005660AF" w:rsidRDefault="00000000">
            <w:pPr>
              <w:pStyle w:val="Compact"/>
              <w:spacing w:before="0" w:after="40" w:line="240" w:lineRule="auto"/>
            </w:pPr>
            <w:r>
              <w:rPr>
                <w:sz w:val="17"/>
              </w:rPr>
              <w:t>Strongly agree to Strongly disagree</w:t>
            </w:r>
          </w:p>
        </w:tc>
        <w:tc>
          <w:tcPr>
            <w:tcW w:w="2964" w:type="dxa"/>
            <w:tcMar>
              <w:top w:w="70" w:type="dxa"/>
              <w:left w:w="80" w:type="dxa"/>
              <w:bottom w:w="70" w:type="dxa"/>
              <w:right w:w="80" w:type="dxa"/>
            </w:tcMar>
            <w:vAlign w:val="center"/>
          </w:tcPr>
          <w:p w14:paraId="07218723" w14:textId="77777777" w:rsidR="005660AF" w:rsidRDefault="00000000">
            <w:pPr>
              <w:pStyle w:val="Compact"/>
              <w:spacing w:before="0" w:after="40" w:line="240" w:lineRule="auto"/>
            </w:pPr>
            <w:r>
              <w:rPr>
                <w:sz w:val="17"/>
              </w:rPr>
              <w:t>(P1) leading/loaded: frames punishment as deserved; (P2) sensitivity: social desirability around criminal justice attitudes.</w:t>
            </w:r>
          </w:p>
        </w:tc>
      </w:tr>
      <w:tr w:rsidR="005660AF" w14:paraId="2FC51AA0" w14:textId="77777777" w:rsidTr="005660AF">
        <w:tc>
          <w:tcPr>
            <w:tcW w:w="1386" w:type="dxa"/>
            <w:tcMar>
              <w:top w:w="70" w:type="dxa"/>
              <w:left w:w="80" w:type="dxa"/>
              <w:bottom w:w="70" w:type="dxa"/>
              <w:right w:w="80" w:type="dxa"/>
            </w:tcMar>
            <w:vAlign w:val="center"/>
          </w:tcPr>
          <w:p w14:paraId="2C0A836A" w14:textId="77777777" w:rsidR="005660AF" w:rsidRDefault="00000000">
            <w:pPr>
              <w:pStyle w:val="Compact"/>
              <w:spacing w:before="0" w:after="40" w:line="240" w:lineRule="auto"/>
            </w:pPr>
            <w:r>
              <w:rPr>
                <w:sz w:val="17"/>
              </w:rPr>
              <w:t>F10. Neighbourhood safety</w:t>
            </w:r>
          </w:p>
        </w:tc>
        <w:tc>
          <w:tcPr>
            <w:tcW w:w="2964" w:type="dxa"/>
            <w:tcMar>
              <w:top w:w="70" w:type="dxa"/>
              <w:left w:w="80" w:type="dxa"/>
              <w:bottom w:w="70" w:type="dxa"/>
              <w:right w:w="80" w:type="dxa"/>
            </w:tcMar>
            <w:vAlign w:val="center"/>
          </w:tcPr>
          <w:p w14:paraId="2A6055AC" w14:textId="77777777" w:rsidR="005660AF" w:rsidRDefault="00000000">
            <w:pPr>
              <w:pStyle w:val="Compact"/>
              <w:spacing w:before="0" w:after="40" w:line="240" w:lineRule="auto"/>
            </w:pPr>
            <w:r>
              <w:rPr>
                <w:sz w:val="17"/>
              </w:rPr>
              <w:t>“How safe do you feel in your neighbourhood during the day and after dark?”</w:t>
            </w:r>
          </w:p>
        </w:tc>
        <w:tc>
          <w:tcPr>
            <w:tcW w:w="1758" w:type="dxa"/>
            <w:tcMar>
              <w:top w:w="70" w:type="dxa"/>
              <w:left w:w="80" w:type="dxa"/>
              <w:bottom w:w="70" w:type="dxa"/>
              <w:right w:w="80" w:type="dxa"/>
            </w:tcMar>
            <w:vAlign w:val="center"/>
          </w:tcPr>
          <w:p w14:paraId="4CC36AFF" w14:textId="77777777" w:rsidR="005660AF" w:rsidRDefault="00000000">
            <w:pPr>
              <w:pStyle w:val="Compact"/>
              <w:spacing w:before="0" w:after="40" w:line="240" w:lineRule="auto"/>
            </w:pPr>
            <w:r>
              <w:rPr>
                <w:sz w:val="17"/>
              </w:rPr>
              <w:t>Very safe to Very unsafe</w:t>
            </w:r>
          </w:p>
        </w:tc>
        <w:tc>
          <w:tcPr>
            <w:tcW w:w="2964" w:type="dxa"/>
            <w:tcMar>
              <w:top w:w="70" w:type="dxa"/>
              <w:left w:w="80" w:type="dxa"/>
              <w:bottom w:w="70" w:type="dxa"/>
              <w:right w:w="80" w:type="dxa"/>
            </w:tcMar>
            <w:vAlign w:val="center"/>
          </w:tcPr>
          <w:p w14:paraId="7FEC855C" w14:textId="77777777" w:rsidR="005660AF" w:rsidRDefault="00000000">
            <w:pPr>
              <w:pStyle w:val="Compact"/>
              <w:spacing w:before="0" w:after="40" w:line="240" w:lineRule="auto"/>
            </w:pPr>
            <w:r>
              <w:rPr>
                <w:sz w:val="17"/>
              </w:rPr>
              <w:t>(P1) double-barrelled: day and night safety may differ; (P2) vague/ambiguous: “neighbourhood” has no agreed boundary.</w:t>
            </w:r>
          </w:p>
        </w:tc>
      </w:tr>
      <w:tr w:rsidR="005660AF" w14:paraId="15C3F280" w14:textId="77777777" w:rsidTr="005660AF">
        <w:tc>
          <w:tcPr>
            <w:tcW w:w="1386" w:type="dxa"/>
            <w:tcMar>
              <w:top w:w="70" w:type="dxa"/>
              <w:left w:w="80" w:type="dxa"/>
              <w:bottom w:w="70" w:type="dxa"/>
              <w:right w:w="80" w:type="dxa"/>
            </w:tcMar>
            <w:vAlign w:val="center"/>
          </w:tcPr>
          <w:p w14:paraId="379B3DDF" w14:textId="77777777" w:rsidR="005660AF" w:rsidRDefault="00000000">
            <w:pPr>
              <w:pStyle w:val="Compact"/>
              <w:spacing w:before="0" w:after="40" w:line="240" w:lineRule="auto"/>
            </w:pPr>
            <w:r>
              <w:rPr>
                <w:sz w:val="17"/>
              </w:rPr>
              <w:t>F11. Healthcare access</w:t>
            </w:r>
          </w:p>
        </w:tc>
        <w:tc>
          <w:tcPr>
            <w:tcW w:w="2964" w:type="dxa"/>
            <w:tcMar>
              <w:top w:w="70" w:type="dxa"/>
              <w:left w:w="80" w:type="dxa"/>
              <w:bottom w:w="70" w:type="dxa"/>
              <w:right w:w="80" w:type="dxa"/>
            </w:tcMar>
            <w:vAlign w:val="center"/>
          </w:tcPr>
          <w:p w14:paraId="59A1745E" w14:textId="77777777" w:rsidR="005660AF" w:rsidRDefault="00000000">
            <w:pPr>
              <w:pStyle w:val="Compact"/>
              <w:spacing w:before="0" w:after="40" w:line="240" w:lineRule="auto"/>
            </w:pPr>
            <w:r>
              <w:rPr>
                <w:sz w:val="17"/>
              </w:rPr>
              <w:t>“In the past 12 months, how easy has it been to get an appointment with a healthcare professional when you needed one?”</w:t>
            </w:r>
          </w:p>
        </w:tc>
        <w:tc>
          <w:tcPr>
            <w:tcW w:w="1758" w:type="dxa"/>
            <w:tcMar>
              <w:top w:w="70" w:type="dxa"/>
              <w:left w:w="80" w:type="dxa"/>
              <w:bottom w:w="70" w:type="dxa"/>
              <w:right w:w="80" w:type="dxa"/>
            </w:tcMar>
            <w:vAlign w:val="center"/>
          </w:tcPr>
          <w:p w14:paraId="21FA2A9E" w14:textId="77777777" w:rsidR="005660AF" w:rsidRDefault="00000000">
            <w:pPr>
              <w:pStyle w:val="Compact"/>
              <w:spacing w:before="0" w:after="40" w:line="240" w:lineRule="auto"/>
            </w:pPr>
            <w:r>
              <w:rPr>
                <w:sz w:val="17"/>
              </w:rPr>
              <w:t>Very easy to Very difficult</w:t>
            </w:r>
          </w:p>
        </w:tc>
        <w:tc>
          <w:tcPr>
            <w:tcW w:w="2964" w:type="dxa"/>
            <w:tcMar>
              <w:top w:w="70" w:type="dxa"/>
              <w:left w:w="80" w:type="dxa"/>
              <w:bottom w:w="70" w:type="dxa"/>
              <w:right w:w="80" w:type="dxa"/>
            </w:tcMar>
            <w:vAlign w:val="center"/>
          </w:tcPr>
          <w:p w14:paraId="1541BB87" w14:textId="77777777" w:rsidR="005660AF" w:rsidRDefault="00000000">
            <w:pPr>
              <w:pStyle w:val="Compact"/>
              <w:spacing w:before="0" w:after="40" w:line="240" w:lineRule="auto"/>
            </w:pPr>
            <w:r>
              <w:rPr>
                <w:sz w:val="17"/>
              </w:rPr>
              <w:t>(P1) vague/ambiguous: “healthcare professional” could mean GP, consultant, dentist, etc.; (P2) retrieval/recall: aggregating across 12 months of varied experiences; (P3) presupposition: assumes respondent has sought an appointment.</w:t>
            </w:r>
          </w:p>
        </w:tc>
      </w:tr>
      <w:tr w:rsidR="005660AF" w14:paraId="5F9CE2EF" w14:textId="77777777" w:rsidTr="005660AF">
        <w:tc>
          <w:tcPr>
            <w:tcW w:w="1386" w:type="dxa"/>
            <w:tcMar>
              <w:top w:w="70" w:type="dxa"/>
              <w:left w:w="80" w:type="dxa"/>
              <w:bottom w:w="70" w:type="dxa"/>
              <w:right w:w="80" w:type="dxa"/>
            </w:tcMar>
            <w:vAlign w:val="center"/>
          </w:tcPr>
          <w:p w14:paraId="193AE4C8" w14:textId="77777777" w:rsidR="005660AF" w:rsidRDefault="00000000">
            <w:pPr>
              <w:pStyle w:val="Compact"/>
              <w:spacing w:before="0" w:after="40" w:line="240" w:lineRule="auto"/>
            </w:pPr>
            <w:r>
              <w:rPr>
                <w:sz w:val="17"/>
              </w:rPr>
              <w:t>F12. Gender roles</w:t>
            </w:r>
          </w:p>
        </w:tc>
        <w:tc>
          <w:tcPr>
            <w:tcW w:w="2964" w:type="dxa"/>
            <w:tcMar>
              <w:top w:w="70" w:type="dxa"/>
              <w:left w:w="80" w:type="dxa"/>
              <w:bottom w:w="70" w:type="dxa"/>
              <w:right w:w="80" w:type="dxa"/>
            </w:tcMar>
            <w:vAlign w:val="center"/>
          </w:tcPr>
          <w:p w14:paraId="03677CB0" w14:textId="77777777" w:rsidR="005660AF" w:rsidRDefault="00000000">
            <w:pPr>
              <w:pStyle w:val="Compact"/>
              <w:spacing w:before="0" w:after="40" w:line="240" w:lineRule="auto"/>
            </w:pPr>
            <w:r>
              <w:rPr>
                <w:sz w:val="17"/>
              </w:rPr>
              <w:t>“Research consistently shows that children benefit from having a parent at home in the early years. How important do you think it is that mothers stay at home to look after their children before they start school?”</w:t>
            </w:r>
          </w:p>
        </w:tc>
        <w:tc>
          <w:tcPr>
            <w:tcW w:w="1758" w:type="dxa"/>
            <w:tcMar>
              <w:top w:w="70" w:type="dxa"/>
              <w:left w:w="80" w:type="dxa"/>
              <w:bottom w:w="70" w:type="dxa"/>
              <w:right w:w="80" w:type="dxa"/>
            </w:tcMar>
            <w:vAlign w:val="center"/>
          </w:tcPr>
          <w:p w14:paraId="34272FF9" w14:textId="77777777" w:rsidR="005660AF" w:rsidRDefault="00000000">
            <w:pPr>
              <w:pStyle w:val="Compact"/>
              <w:spacing w:before="0" w:after="40" w:line="240" w:lineRule="auto"/>
            </w:pPr>
            <w:r>
              <w:rPr>
                <w:sz w:val="17"/>
              </w:rPr>
              <w:t>Very important to Not at all important</w:t>
            </w:r>
          </w:p>
        </w:tc>
        <w:tc>
          <w:tcPr>
            <w:tcW w:w="2964" w:type="dxa"/>
            <w:tcMar>
              <w:top w:w="70" w:type="dxa"/>
              <w:left w:w="80" w:type="dxa"/>
              <w:bottom w:w="70" w:type="dxa"/>
              <w:right w:w="80" w:type="dxa"/>
            </w:tcMar>
            <w:vAlign w:val="center"/>
          </w:tcPr>
          <w:p w14:paraId="5E683A99" w14:textId="77777777" w:rsidR="005660AF" w:rsidRDefault="00000000">
            <w:pPr>
              <w:pStyle w:val="Compact"/>
              <w:spacing w:before="0" w:after="40" w:line="240" w:lineRule="auto"/>
            </w:pPr>
            <w:r>
              <w:rPr>
                <w:sz w:val="17"/>
              </w:rPr>
              <w:t>(P1) leading/loaded: appeal to authority frames proposition as evidence-based; (P2) sensitivity: shift from “parent” to “mothers” introduces gender role discomfort; (P3) response-mapping: no neutral midpoint.</w:t>
            </w:r>
          </w:p>
        </w:tc>
      </w:tr>
      <w:tr w:rsidR="005660AF" w14:paraId="2F5FBF1C" w14:textId="77777777" w:rsidTr="005660AF">
        <w:tc>
          <w:tcPr>
            <w:tcW w:w="1386" w:type="dxa"/>
            <w:tcMar>
              <w:top w:w="70" w:type="dxa"/>
              <w:left w:w="80" w:type="dxa"/>
              <w:bottom w:w="70" w:type="dxa"/>
              <w:right w:w="80" w:type="dxa"/>
            </w:tcMar>
            <w:vAlign w:val="center"/>
          </w:tcPr>
          <w:p w14:paraId="20BAE57C" w14:textId="77777777" w:rsidR="005660AF" w:rsidRDefault="00000000">
            <w:pPr>
              <w:pStyle w:val="Compact"/>
              <w:spacing w:before="0" w:after="40" w:line="240" w:lineRule="auto"/>
            </w:pPr>
            <w:r>
              <w:rPr>
                <w:sz w:val="17"/>
              </w:rPr>
              <w:t>F13. Life satisfaction</w:t>
            </w:r>
          </w:p>
        </w:tc>
        <w:tc>
          <w:tcPr>
            <w:tcW w:w="2964" w:type="dxa"/>
            <w:tcMar>
              <w:top w:w="70" w:type="dxa"/>
              <w:left w:w="80" w:type="dxa"/>
              <w:bottom w:w="70" w:type="dxa"/>
              <w:right w:w="80" w:type="dxa"/>
            </w:tcMar>
            <w:vAlign w:val="center"/>
          </w:tcPr>
          <w:p w14:paraId="3D0286C9" w14:textId="77777777" w:rsidR="005660AF" w:rsidRDefault="00000000">
            <w:pPr>
              <w:pStyle w:val="Compact"/>
              <w:spacing w:before="0" w:after="40" w:line="240" w:lineRule="auto"/>
            </w:pPr>
            <w:r>
              <w:rPr>
                <w:sz w:val="17"/>
              </w:rPr>
              <w:t>“Taking everything into account, how satisfied are you with the way things are going in your life at this moment?”</w:t>
            </w:r>
          </w:p>
        </w:tc>
        <w:tc>
          <w:tcPr>
            <w:tcW w:w="1758" w:type="dxa"/>
            <w:tcMar>
              <w:top w:w="70" w:type="dxa"/>
              <w:left w:w="80" w:type="dxa"/>
              <w:bottom w:w="70" w:type="dxa"/>
              <w:right w:w="80" w:type="dxa"/>
            </w:tcMar>
            <w:vAlign w:val="center"/>
          </w:tcPr>
          <w:p w14:paraId="24F9A476" w14:textId="77777777" w:rsidR="005660AF" w:rsidRDefault="00000000">
            <w:pPr>
              <w:pStyle w:val="Compact"/>
              <w:spacing w:before="0" w:after="40" w:line="240" w:lineRule="auto"/>
            </w:pPr>
            <w:r>
              <w:rPr>
                <w:sz w:val="17"/>
              </w:rPr>
              <w:t>0 (Extremely dissatisfied) to 10 (Extremely satisfied)</w:t>
            </w:r>
          </w:p>
        </w:tc>
        <w:tc>
          <w:tcPr>
            <w:tcW w:w="2964" w:type="dxa"/>
            <w:tcMar>
              <w:top w:w="70" w:type="dxa"/>
              <w:left w:w="80" w:type="dxa"/>
              <w:bottom w:w="70" w:type="dxa"/>
              <w:right w:w="80" w:type="dxa"/>
            </w:tcMar>
            <w:vAlign w:val="center"/>
          </w:tcPr>
          <w:p w14:paraId="18271BBC" w14:textId="77777777" w:rsidR="005660AF" w:rsidRDefault="00000000">
            <w:pPr>
              <w:pStyle w:val="Compact"/>
              <w:spacing w:before="0" w:after="40" w:line="240" w:lineRule="auto"/>
            </w:pPr>
            <w:r>
              <w:rPr>
                <w:sz w:val="17"/>
              </w:rPr>
              <w:t>(P1) vague/ambiguous: “the way things are going” conflates trajectory with current state; (P2) response-mapping: only endpoints labelled on 0 to 10 scale.</w:t>
            </w:r>
          </w:p>
        </w:tc>
      </w:tr>
      <w:tr w:rsidR="005660AF" w14:paraId="34F323EA" w14:textId="77777777" w:rsidTr="005660AF">
        <w:tc>
          <w:tcPr>
            <w:tcW w:w="1386" w:type="dxa"/>
            <w:tcMar>
              <w:top w:w="70" w:type="dxa"/>
              <w:left w:w="80" w:type="dxa"/>
              <w:bottom w:w="70" w:type="dxa"/>
              <w:right w:w="80" w:type="dxa"/>
            </w:tcMar>
            <w:vAlign w:val="center"/>
          </w:tcPr>
          <w:p w14:paraId="0733576A" w14:textId="77777777" w:rsidR="005660AF" w:rsidRDefault="00000000">
            <w:pPr>
              <w:pStyle w:val="Compact"/>
              <w:spacing w:before="0" w:after="40" w:line="240" w:lineRule="auto"/>
            </w:pPr>
            <w:r>
              <w:rPr>
                <w:sz w:val="17"/>
              </w:rPr>
              <w:t>F14. Childcare arrangements</w:t>
            </w:r>
          </w:p>
        </w:tc>
        <w:tc>
          <w:tcPr>
            <w:tcW w:w="2964" w:type="dxa"/>
            <w:tcMar>
              <w:top w:w="70" w:type="dxa"/>
              <w:left w:w="80" w:type="dxa"/>
              <w:bottom w:w="70" w:type="dxa"/>
              <w:right w:w="80" w:type="dxa"/>
            </w:tcMar>
            <w:vAlign w:val="center"/>
          </w:tcPr>
          <w:p w14:paraId="57AD2080" w14:textId="77777777" w:rsidR="005660AF" w:rsidRDefault="00000000">
            <w:pPr>
              <w:pStyle w:val="Compact"/>
              <w:spacing w:before="0" w:after="40" w:line="240" w:lineRule="auto"/>
            </w:pPr>
            <w:r>
              <w:rPr>
                <w:sz w:val="17"/>
              </w:rPr>
              <w:t>“How satisfied are you with the availability and affordability of childcare services in your area?”</w:t>
            </w:r>
          </w:p>
        </w:tc>
        <w:tc>
          <w:tcPr>
            <w:tcW w:w="1758" w:type="dxa"/>
            <w:tcMar>
              <w:top w:w="70" w:type="dxa"/>
              <w:left w:w="80" w:type="dxa"/>
              <w:bottom w:w="70" w:type="dxa"/>
              <w:right w:w="80" w:type="dxa"/>
            </w:tcMar>
            <w:vAlign w:val="center"/>
          </w:tcPr>
          <w:p w14:paraId="27C4A1AC" w14:textId="77777777" w:rsidR="005660AF" w:rsidRDefault="00000000">
            <w:pPr>
              <w:pStyle w:val="Compact"/>
              <w:spacing w:before="0" w:after="40" w:line="240" w:lineRule="auto"/>
            </w:pPr>
            <w:r>
              <w:rPr>
                <w:sz w:val="17"/>
              </w:rPr>
              <w:t>Very satisfied to Very dissatisfied</w:t>
            </w:r>
          </w:p>
        </w:tc>
        <w:tc>
          <w:tcPr>
            <w:tcW w:w="2964" w:type="dxa"/>
            <w:tcMar>
              <w:top w:w="70" w:type="dxa"/>
              <w:left w:w="80" w:type="dxa"/>
              <w:bottom w:w="70" w:type="dxa"/>
              <w:right w:w="80" w:type="dxa"/>
            </w:tcMar>
            <w:vAlign w:val="center"/>
          </w:tcPr>
          <w:p w14:paraId="3D7B0ECA" w14:textId="77777777" w:rsidR="005660AF" w:rsidRDefault="00000000">
            <w:pPr>
              <w:pStyle w:val="Compact"/>
              <w:spacing w:before="0" w:after="40" w:line="240" w:lineRule="auto"/>
            </w:pPr>
            <w:r>
              <w:rPr>
                <w:sz w:val="17"/>
              </w:rPr>
              <w:t>(P1) double-barrelled: availability and affordability may diverge; (P2) presupposition: assumes need for childcare.</w:t>
            </w:r>
          </w:p>
        </w:tc>
      </w:tr>
      <w:tr w:rsidR="005660AF" w14:paraId="4F11B763" w14:textId="77777777" w:rsidTr="005660AF">
        <w:tc>
          <w:tcPr>
            <w:tcW w:w="1386" w:type="dxa"/>
            <w:tcMar>
              <w:top w:w="70" w:type="dxa"/>
              <w:left w:w="80" w:type="dxa"/>
              <w:bottom w:w="70" w:type="dxa"/>
              <w:right w:w="80" w:type="dxa"/>
            </w:tcMar>
            <w:vAlign w:val="center"/>
          </w:tcPr>
          <w:p w14:paraId="6EB59B40" w14:textId="77777777" w:rsidR="005660AF" w:rsidRDefault="00000000">
            <w:pPr>
              <w:pStyle w:val="Compact"/>
              <w:spacing w:before="0" w:after="40" w:line="240" w:lineRule="auto"/>
            </w:pPr>
            <w:r>
              <w:rPr>
                <w:sz w:val="17"/>
              </w:rPr>
              <w:t>F15. Environmental behaviour</w:t>
            </w:r>
          </w:p>
        </w:tc>
        <w:tc>
          <w:tcPr>
            <w:tcW w:w="2964" w:type="dxa"/>
            <w:tcMar>
              <w:top w:w="70" w:type="dxa"/>
              <w:left w:w="80" w:type="dxa"/>
              <w:bottom w:w="70" w:type="dxa"/>
              <w:right w:w="80" w:type="dxa"/>
            </w:tcMar>
            <w:vAlign w:val="center"/>
          </w:tcPr>
          <w:p w14:paraId="4811DEE2" w14:textId="77777777" w:rsidR="005660AF" w:rsidRDefault="00000000">
            <w:pPr>
              <w:pStyle w:val="Compact"/>
              <w:spacing w:before="0" w:after="40" w:line="240" w:lineRule="auto"/>
            </w:pPr>
            <w:r>
              <w:rPr>
                <w:sz w:val="17"/>
              </w:rPr>
              <w:t>“Considering the urgent need to address climate change and the fact that individual actions collectively make a significant difference, to what extent have you made changes to your daily habits specifically to reduce your personal carbon footprint over the past year?”</w:t>
            </w:r>
          </w:p>
        </w:tc>
        <w:tc>
          <w:tcPr>
            <w:tcW w:w="1758" w:type="dxa"/>
            <w:tcMar>
              <w:top w:w="70" w:type="dxa"/>
              <w:left w:w="80" w:type="dxa"/>
              <w:bottom w:w="70" w:type="dxa"/>
              <w:right w:w="80" w:type="dxa"/>
            </w:tcMar>
            <w:vAlign w:val="center"/>
          </w:tcPr>
          <w:p w14:paraId="70A06EDF" w14:textId="77777777" w:rsidR="005660AF" w:rsidRDefault="00000000">
            <w:pPr>
              <w:pStyle w:val="Compact"/>
              <w:spacing w:before="0" w:after="40" w:line="240" w:lineRule="auto"/>
            </w:pPr>
            <w:r>
              <w:rPr>
                <w:sz w:val="17"/>
              </w:rPr>
              <w:t>A great deal to Not at all</w:t>
            </w:r>
          </w:p>
        </w:tc>
        <w:tc>
          <w:tcPr>
            <w:tcW w:w="2964" w:type="dxa"/>
            <w:tcMar>
              <w:top w:w="70" w:type="dxa"/>
              <w:left w:w="80" w:type="dxa"/>
              <w:bottom w:w="70" w:type="dxa"/>
              <w:right w:w="80" w:type="dxa"/>
            </w:tcMar>
            <w:vAlign w:val="center"/>
          </w:tcPr>
          <w:p w14:paraId="55CA5AFE" w14:textId="77777777" w:rsidR="005660AF" w:rsidRDefault="00000000">
            <w:pPr>
              <w:pStyle w:val="Compact"/>
              <w:spacing w:before="0" w:after="40" w:line="240" w:lineRule="auto"/>
            </w:pPr>
            <w:r>
              <w:rPr>
                <w:sz w:val="17"/>
              </w:rPr>
              <w:t>(P1) leading/loaded: preamble presents contested claims as fact; (P2) complex-syntax: long sentence with conditional premise, domain specification, purpose clause, and time reference.</w:t>
            </w:r>
          </w:p>
        </w:tc>
      </w:tr>
      <w:tr w:rsidR="005660AF" w14:paraId="57B253B0" w14:textId="77777777" w:rsidTr="005660AF">
        <w:tc>
          <w:tcPr>
            <w:tcW w:w="1386" w:type="dxa"/>
            <w:tcMar>
              <w:top w:w="70" w:type="dxa"/>
              <w:left w:w="80" w:type="dxa"/>
              <w:bottom w:w="70" w:type="dxa"/>
              <w:right w:w="80" w:type="dxa"/>
            </w:tcMar>
            <w:vAlign w:val="center"/>
          </w:tcPr>
          <w:p w14:paraId="75B52721" w14:textId="77777777" w:rsidR="005660AF" w:rsidRDefault="00000000">
            <w:pPr>
              <w:pStyle w:val="Compact"/>
              <w:spacing w:before="0" w:after="40" w:line="240" w:lineRule="auto"/>
            </w:pPr>
            <w:r>
              <w:rPr>
                <w:sz w:val="17"/>
              </w:rPr>
              <w:t>F16. Volunteering</w:t>
            </w:r>
          </w:p>
        </w:tc>
        <w:tc>
          <w:tcPr>
            <w:tcW w:w="2964" w:type="dxa"/>
            <w:tcMar>
              <w:top w:w="70" w:type="dxa"/>
              <w:left w:w="80" w:type="dxa"/>
              <w:bottom w:w="70" w:type="dxa"/>
              <w:right w:w="80" w:type="dxa"/>
            </w:tcMar>
            <w:vAlign w:val="center"/>
          </w:tcPr>
          <w:p w14:paraId="41AB18D8" w14:textId="77777777" w:rsidR="005660AF" w:rsidRDefault="00000000">
            <w:pPr>
              <w:pStyle w:val="Compact"/>
              <w:spacing w:before="0" w:after="40" w:line="240" w:lineRule="auto"/>
            </w:pPr>
            <w:r>
              <w:rPr>
                <w:sz w:val="17"/>
              </w:rPr>
              <w:t>“How many times in the past year have you done voluntary or unpaid work for a community organisation?”</w:t>
            </w:r>
          </w:p>
        </w:tc>
        <w:tc>
          <w:tcPr>
            <w:tcW w:w="1758" w:type="dxa"/>
            <w:tcMar>
              <w:top w:w="70" w:type="dxa"/>
              <w:left w:w="80" w:type="dxa"/>
              <w:bottom w:w="70" w:type="dxa"/>
              <w:right w:w="80" w:type="dxa"/>
            </w:tcMar>
            <w:vAlign w:val="center"/>
          </w:tcPr>
          <w:p w14:paraId="5BE4FA0C" w14:textId="77777777" w:rsidR="005660AF" w:rsidRDefault="00000000">
            <w:pPr>
              <w:pStyle w:val="Compact"/>
              <w:spacing w:before="0" w:after="40" w:line="240" w:lineRule="auto"/>
            </w:pPr>
            <w:r>
              <w:rPr>
                <w:sz w:val="17"/>
              </w:rPr>
              <w:t>None to More than 10 times</w:t>
            </w:r>
          </w:p>
        </w:tc>
        <w:tc>
          <w:tcPr>
            <w:tcW w:w="2964" w:type="dxa"/>
            <w:tcMar>
              <w:top w:w="70" w:type="dxa"/>
              <w:left w:w="80" w:type="dxa"/>
              <w:bottom w:w="70" w:type="dxa"/>
              <w:right w:w="80" w:type="dxa"/>
            </w:tcMar>
            <w:vAlign w:val="center"/>
          </w:tcPr>
          <w:p w14:paraId="7A59878E" w14:textId="77777777" w:rsidR="005660AF" w:rsidRDefault="00000000">
            <w:pPr>
              <w:pStyle w:val="Compact"/>
              <w:spacing w:before="0" w:after="40" w:line="240" w:lineRule="auto"/>
            </w:pPr>
            <w:r>
              <w:rPr>
                <w:sz w:val="17"/>
              </w:rPr>
              <w:t xml:space="preserve">(P1) vague/ambiguous: “community organisation” is vague; (P2) retrieval/recall: counting instances over 12 months is difficult; (P3) vague/ambiguous: “past year” could mean last 12 months or last calendar </w:t>
            </w:r>
            <w:r>
              <w:rPr>
                <w:sz w:val="17"/>
              </w:rPr>
              <w:lastRenderedPageBreak/>
              <w:t>year.</w:t>
            </w:r>
          </w:p>
        </w:tc>
      </w:tr>
      <w:tr w:rsidR="005660AF" w14:paraId="7CF6EC41" w14:textId="77777777" w:rsidTr="005660AF">
        <w:tc>
          <w:tcPr>
            <w:tcW w:w="1386" w:type="dxa"/>
            <w:tcMar>
              <w:top w:w="70" w:type="dxa"/>
              <w:left w:w="80" w:type="dxa"/>
              <w:bottom w:w="70" w:type="dxa"/>
              <w:right w:w="80" w:type="dxa"/>
            </w:tcMar>
            <w:vAlign w:val="center"/>
          </w:tcPr>
          <w:p w14:paraId="6F415F93" w14:textId="77777777" w:rsidR="005660AF" w:rsidRDefault="00000000">
            <w:pPr>
              <w:pStyle w:val="Compact"/>
              <w:spacing w:before="0" w:after="40" w:line="240" w:lineRule="auto"/>
            </w:pPr>
            <w:r>
              <w:rPr>
                <w:sz w:val="17"/>
              </w:rPr>
              <w:lastRenderedPageBreak/>
              <w:t>F17. Housing situation</w:t>
            </w:r>
          </w:p>
        </w:tc>
        <w:tc>
          <w:tcPr>
            <w:tcW w:w="2964" w:type="dxa"/>
            <w:tcMar>
              <w:top w:w="70" w:type="dxa"/>
              <w:left w:w="80" w:type="dxa"/>
              <w:bottom w:w="70" w:type="dxa"/>
              <w:right w:w="80" w:type="dxa"/>
            </w:tcMar>
            <w:vAlign w:val="center"/>
          </w:tcPr>
          <w:p w14:paraId="39FC8609" w14:textId="77777777" w:rsidR="005660AF" w:rsidRDefault="00000000">
            <w:pPr>
              <w:pStyle w:val="Compact"/>
              <w:spacing w:before="0" w:after="40" w:line="240" w:lineRule="auto"/>
            </w:pPr>
            <w:r>
              <w:rPr>
                <w:sz w:val="17"/>
              </w:rPr>
              <w:t>“How adequate is the amount of space in the home where you currently live for the needs of your household?”</w:t>
            </w:r>
          </w:p>
        </w:tc>
        <w:tc>
          <w:tcPr>
            <w:tcW w:w="1758" w:type="dxa"/>
            <w:tcMar>
              <w:top w:w="70" w:type="dxa"/>
              <w:left w:w="80" w:type="dxa"/>
              <w:bottom w:w="70" w:type="dxa"/>
              <w:right w:w="80" w:type="dxa"/>
            </w:tcMar>
            <w:vAlign w:val="center"/>
          </w:tcPr>
          <w:p w14:paraId="27AED5DF" w14:textId="77777777" w:rsidR="005660AF" w:rsidRDefault="00000000">
            <w:pPr>
              <w:pStyle w:val="Compact"/>
              <w:spacing w:before="0" w:after="40" w:line="240" w:lineRule="auto"/>
            </w:pPr>
            <w:r>
              <w:rPr>
                <w:sz w:val="17"/>
              </w:rPr>
              <w:t>Far too much space to Far too little space</w:t>
            </w:r>
          </w:p>
        </w:tc>
        <w:tc>
          <w:tcPr>
            <w:tcW w:w="2964" w:type="dxa"/>
            <w:tcMar>
              <w:top w:w="70" w:type="dxa"/>
              <w:left w:w="80" w:type="dxa"/>
              <w:bottom w:w="70" w:type="dxa"/>
              <w:right w:w="80" w:type="dxa"/>
            </w:tcMar>
            <w:vAlign w:val="center"/>
          </w:tcPr>
          <w:p w14:paraId="794F943D" w14:textId="77777777" w:rsidR="005660AF" w:rsidRDefault="00000000">
            <w:pPr>
              <w:pStyle w:val="Compact"/>
              <w:spacing w:before="0" w:after="40" w:line="240" w:lineRule="auto"/>
            </w:pPr>
            <w:r>
              <w:rPr>
                <w:sz w:val="17"/>
              </w:rPr>
              <w:t>(P1) presupposition: assumes respondent has a fixed home; (P2) response-mapping: options address only space quantity but question asks about adequacy for needs.</w:t>
            </w:r>
          </w:p>
        </w:tc>
      </w:tr>
      <w:tr w:rsidR="005660AF" w14:paraId="2B7E1DD0" w14:textId="77777777" w:rsidTr="005660AF">
        <w:tc>
          <w:tcPr>
            <w:tcW w:w="1386" w:type="dxa"/>
            <w:tcMar>
              <w:top w:w="70" w:type="dxa"/>
              <w:left w:w="80" w:type="dxa"/>
              <w:bottom w:w="70" w:type="dxa"/>
              <w:right w:w="80" w:type="dxa"/>
            </w:tcMar>
            <w:vAlign w:val="center"/>
          </w:tcPr>
          <w:p w14:paraId="27D282CF" w14:textId="77777777" w:rsidR="005660AF" w:rsidRDefault="00000000">
            <w:pPr>
              <w:pStyle w:val="Compact"/>
              <w:spacing w:before="0" w:after="40" w:line="240" w:lineRule="auto"/>
            </w:pPr>
            <w:r>
              <w:rPr>
                <w:sz w:val="17"/>
              </w:rPr>
              <w:t>F18. Relationship quality</w:t>
            </w:r>
          </w:p>
        </w:tc>
        <w:tc>
          <w:tcPr>
            <w:tcW w:w="2964" w:type="dxa"/>
            <w:tcMar>
              <w:top w:w="70" w:type="dxa"/>
              <w:left w:w="80" w:type="dxa"/>
              <w:bottom w:w="70" w:type="dxa"/>
              <w:right w:w="80" w:type="dxa"/>
            </w:tcMar>
            <w:vAlign w:val="center"/>
          </w:tcPr>
          <w:p w14:paraId="51F10927" w14:textId="77777777" w:rsidR="005660AF" w:rsidRDefault="00000000">
            <w:pPr>
              <w:pStyle w:val="Compact"/>
              <w:spacing w:before="0" w:after="40" w:line="240" w:lineRule="auto"/>
            </w:pPr>
            <w:r>
              <w:rPr>
                <w:sz w:val="17"/>
              </w:rPr>
              <w:t>“How often do you and your partner argue about money and about how to raise your children?”</w:t>
            </w:r>
          </w:p>
        </w:tc>
        <w:tc>
          <w:tcPr>
            <w:tcW w:w="1758" w:type="dxa"/>
            <w:tcMar>
              <w:top w:w="70" w:type="dxa"/>
              <w:left w:w="80" w:type="dxa"/>
              <w:bottom w:w="70" w:type="dxa"/>
              <w:right w:w="80" w:type="dxa"/>
            </w:tcMar>
            <w:vAlign w:val="center"/>
          </w:tcPr>
          <w:p w14:paraId="26F901B9" w14:textId="77777777" w:rsidR="005660AF" w:rsidRDefault="00000000">
            <w:pPr>
              <w:pStyle w:val="Compact"/>
              <w:spacing w:before="0" w:after="40" w:line="240" w:lineRule="auto"/>
            </w:pPr>
            <w:r>
              <w:rPr>
                <w:sz w:val="17"/>
              </w:rPr>
              <w:t>Very often to Never</w:t>
            </w:r>
          </w:p>
        </w:tc>
        <w:tc>
          <w:tcPr>
            <w:tcW w:w="2964" w:type="dxa"/>
            <w:tcMar>
              <w:top w:w="70" w:type="dxa"/>
              <w:left w:w="80" w:type="dxa"/>
              <w:bottom w:w="70" w:type="dxa"/>
              <w:right w:w="80" w:type="dxa"/>
            </w:tcMar>
            <w:vAlign w:val="center"/>
          </w:tcPr>
          <w:p w14:paraId="39C3E6E8" w14:textId="77777777" w:rsidR="005660AF" w:rsidRDefault="00000000">
            <w:pPr>
              <w:pStyle w:val="Compact"/>
              <w:spacing w:before="0" w:after="40" w:line="240" w:lineRule="auto"/>
            </w:pPr>
            <w:r>
              <w:rPr>
                <w:sz w:val="17"/>
              </w:rPr>
              <w:t>(P1) double-barrelled: money and child-rearing may have different frequencies; (P2) sensitivity: reporting arguments is sensitive; (P3) presupposition: assumes partner and children.</w:t>
            </w:r>
          </w:p>
        </w:tc>
      </w:tr>
      <w:tr w:rsidR="005660AF" w14:paraId="2157A693" w14:textId="77777777" w:rsidTr="005660AF">
        <w:tc>
          <w:tcPr>
            <w:tcW w:w="1386" w:type="dxa"/>
            <w:tcMar>
              <w:top w:w="70" w:type="dxa"/>
              <w:left w:w="80" w:type="dxa"/>
              <w:bottom w:w="70" w:type="dxa"/>
              <w:right w:w="80" w:type="dxa"/>
            </w:tcMar>
            <w:vAlign w:val="center"/>
          </w:tcPr>
          <w:p w14:paraId="204A6BA3" w14:textId="77777777" w:rsidR="005660AF" w:rsidRDefault="00000000">
            <w:pPr>
              <w:pStyle w:val="Compact"/>
              <w:spacing w:before="0" w:after="40" w:line="240" w:lineRule="auto"/>
            </w:pPr>
            <w:r>
              <w:rPr>
                <w:sz w:val="17"/>
              </w:rPr>
              <w:t>F19. Political trust</w:t>
            </w:r>
          </w:p>
        </w:tc>
        <w:tc>
          <w:tcPr>
            <w:tcW w:w="2964" w:type="dxa"/>
            <w:tcMar>
              <w:top w:w="70" w:type="dxa"/>
              <w:left w:w="80" w:type="dxa"/>
              <w:bottom w:w="70" w:type="dxa"/>
              <w:right w:w="80" w:type="dxa"/>
            </w:tcMar>
            <w:vAlign w:val="center"/>
          </w:tcPr>
          <w:p w14:paraId="62101318" w14:textId="77777777" w:rsidR="005660AF" w:rsidRDefault="00000000">
            <w:pPr>
              <w:pStyle w:val="Compact"/>
              <w:spacing w:before="0" w:after="40" w:line="240" w:lineRule="auto"/>
            </w:pPr>
            <w:r>
              <w:rPr>
                <w:sz w:val="17"/>
              </w:rPr>
              <w:t>“Given the recent scandals in government, how much trust do you have in politicians to act in the public interest?”</w:t>
            </w:r>
          </w:p>
        </w:tc>
        <w:tc>
          <w:tcPr>
            <w:tcW w:w="1758" w:type="dxa"/>
            <w:tcMar>
              <w:top w:w="70" w:type="dxa"/>
              <w:left w:w="80" w:type="dxa"/>
              <w:bottom w:w="70" w:type="dxa"/>
              <w:right w:w="80" w:type="dxa"/>
            </w:tcMar>
            <w:vAlign w:val="center"/>
          </w:tcPr>
          <w:p w14:paraId="1DB9797B" w14:textId="77777777" w:rsidR="005660AF" w:rsidRDefault="00000000">
            <w:pPr>
              <w:pStyle w:val="Compact"/>
              <w:spacing w:before="0" w:after="40" w:line="240" w:lineRule="auto"/>
            </w:pPr>
            <w:r>
              <w:rPr>
                <w:sz w:val="17"/>
              </w:rPr>
              <w:t>A great deal of trust to No trust at all</w:t>
            </w:r>
          </w:p>
        </w:tc>
        <w:tc>
          <w:tcPr>
            <w:tcW w:w="2964" w:type="dxa"/>
            <w:tcMar>
              <w:top w:w="70" w:type="dxa"/>
              <w:left w:w="80" w:type="dxa"/>
              <w:bottom w:w="70" w:type="dxa"/>
              <w:right w:w="80" w:type="dxa"/>
            </w:tcMar>
            <w:vAlign w:val="center"/>
          </w:tcPr>
          <w:p w14:paraId="6F761D87" w14:textId="77777777" w:rsidR="005660AF" w:rsidRDefault="00000000">
            <w:pPr>
              <w:pStyle w:val="Compact"/>
              <w:spacing w:before="0" w:after="40" w:line="240" w:lineRule="auto"/>
            </w:pPr>
            <w:r>
              <w:rPr>
                <w:sz w:val="17"/>
              </w:rPr>
              <w:t>(P1) leading/loaded: negative preamble primes low-trust responses; (P2) response-mapping: asymmetric scale interacts with leading preamble.</w:t>
            </w:r>
          </w:p>
        </w:tc>
      </w:tr>
      <w:tr w:rsidR="005660AF" w14:paraId="19FE3FC0" w14:textId="77777777" w:rsidTr="005660AF">
        <w:tc>
          <w:tcPr>
            <w:tcW w:w="1386" w:type="dxa"/>
            <w:tcMar>
              <w:top w:w="70" w:type="dxa"/>
              <w:left w:w="80" w:type="dxa"/>
              <w:bottom w:w="70" w:type="dxa"/>
              <w:right w:w="80" w:type="dxa"/>
            </w:tcMar>
            <w:vAlign w:val="center"/>
          </w:tcPr>
          <w:p w14:paraId="3A9E29D9" w14:textId="77777777" w:rsidR="005660AF" w:rsidRDefault="00000000">
            <w:pPr>
              <w:pStyle w:val="Compact"/>
              <w:spacing w:before="0" w:after="40" w:line="240" w:lineRule="auto"/>
            </w:pPr>
            <w:r>
              <w:rPr>
                <w:sz w:val="17"/>
              </w:rPr>
              <w:t>F20. Time use</w:t>
            </w:r>
          </w:p>
        </w:tc>
        <w:tc>
          <w:tcPr>
            <w:tcW w:w="2964" w:type="dxa"/>
            <w:tcMar>
              <w:top w:w="70" w:type="dxa"/>
              <w:left w:w="80" w:type="dxa"/>
              <w:bottom w:w="70" w:type="dxa"/>
              <w:right w:w="80" w:type="dxa"/>
            </w:tcMar>
            <w:vAlign w:val="center"/>
          </w:tcPr>
          <w:p w14:paraId="60B83881" w14:textId="77777777" w:rsidR="005660AF" w:rsidRDefault="00000000">
            <w:pPr>
              <w:pStyle w:val="Compact"/>
              <w:spacing w:before="0" w:after="40" w:line="240" w:lineRule="auto"/>
            </w:pPr>
            <w:r>
              <w:rPr>
                <w:sz w:val="17"/>
              </w:rPr>
              <w:t>“On a typical weekday, approximately how many hours do you spend on leisure activities, not including time spent on domestic tasks, caring responsibilities, or personal grooming, but including any time spent on hobbies, socialising, watching television, reading, or using the internet for personal enjoyment?”</w:t>
            </w:r>
          </w:p>
        </w:tc>
        <w:tc>
          <w:tcPr>
            <w:tcW w:w="1758" w:type="dxa"/>
            <w:tcMar>
              <w:top w:w="70" w:type="dxa"/>
              <w:left w:w="80" w:type="dxa"/>
              <w:bottom w:w="70" w:type="dxa"/>
              <w:right w:w="80" w:type="dxa"/>
            </w:tcMar>
            <w:vAlign w:val="center"/>
          </w:tcPr>
          <w:p w14:paraId="165CA26E" w14:textId="77777777" w:rsidR="005660AF" w:rsidRDefault="00000000">
            <w:pPr>
              <w:pStyle w:val="Compact"/>
              <w:spacing w:before="0" w:after="40" w:line="240" w:lineRule="auto"/>
            </w:pPr>
            <w:r>
              <w:rPr>
                <w:sz w:val="17"/>
              </w:rPr>
              <w:t>None to More than 6 hours</w:t>
            </w:r>
          </w:p>
        </w:tc>
        <w:tc>
          <w:tcPr>
            <w:tcW w:w="2964" w:type="dxa"/>
            <w:tcMar>
              <w:top w:w="70" w:type="dxa"/>
              <w:left w:w="80" w:type="dxa"/>
              <w:bottom w:w="70" w:type="dxa"/>
              <w:right w:w="80" w:type="dxa"/>
            </w:tcMar>
            <w:vAlign w:val="center"/>
          </w:tcPr>
          <w:p w14:paraId="7AD00935" w14:textId="77777777" w:rsidR="005660AF" w:rsidRDefault="00000000">
            <w:pPr>
              <w:pStyle w:val="Compact"/>
              <w:spacing w:before="0" w:after="40" w:line="240" w:lineRule="auto"/>
            </w:pPr>
            <w:r>
              <w:rPr>
                <w:sz w:val="17"/>
              </w:rPr>
              <w:t>(P1) complex-syntax: extremely long with inclusion/exclusion lists; (P2) vague/ambiguous: boundaries between included and excluded activities are unclear; (P3) retrieval/recall: estimating fragmented leisure time is unreliable.</w:t>
            </w:r>
          </w:p>
        </w:tc>
      </w:tr>
    </w:tbl>
    <w:p w14:paraId="49E06837" w14:textId="77777777" w:rsidR="005660AF" w:rsidRDefault="00000000">
      <w:pPr>
        <w:pStyle w:val="Heading2"/>
      </w:pPr>
      <w:bookmarkStart w:id="94" w:name="X3b0675dd269284f5ffe7fe5629f8501371ddbb8"/>
      <w:bookmarkEnd w:id="93"/>
      <w:r>
        <w:t>ESS-tested control questions (n = 7, ESS core items)</w:t>
      </w:r>
    </w:p>
    <w:tbl>
      <w:tblPr>
        <w:tblStyle w:val="Table"/>
        <w:tblW w:w="9072" w:type="dxa"/>
        <w:tblInd w:w="8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020" w:firstRow="1" w:lastRow="0" w:firstColumn="0" w:lastColumn="0" w:noHBand="0" w:noVBand="0"/>
      </w:tblPr>
      <w:tblGrid>
        <w:gridCol w:w="2059"/>
        <w:gridCol w:w="4166"/>
        <w:gridCol w:w="2847"/>
      </w:tblGrid>
      <w:tr w:rsidR="005660AF" w14:paraId="6E618B16" w14:textId="77777777" w:rsidTr="005660AF">
        <w:trPr>
          <w:cnfStyle w:val="100000000000" w:firstRow="1" w:lastRow="0" w:firstColumn="0" w:lastColumn="0" w:oddVBand="0" w:evenVBand="0" w:oddHBand="0" w:evenHBand="0" w:firstRowFirstColumn="0" w:firstRowLastColumn="0" w:lastRowFirstColumn="0" w:lastRowLastColumn="0"/>
          <w:tblHeader/>
        </w:trPr>
        <w:tc>
          <w:tcPr>
            <w:tcW w:w="2059" w:type="dxa"/>
            <w:shd w:val="clear" w:color="auto" w:fill="E7E6E6"/>
            <w:tcMar>
              <w:top w:w="70" w:type="dxa"/>
              <w:left w:w="80" w:type="dxa"/>
              <w:bottom w:w="70" w:type="dxa"/>
              <w:right w:w="80" w:type="dxa"/>
            </w:tcMar>
            <w:vAlign w:val="center"/>
          </w:tcPr>
          <w:p w14:paraId="410ADA0D" w14:textId="77777777" w:rsidR="005660AF" w:rsidRDefault="00000000">
            <w:pPr>
              <w:pStyle w:val="Compact"/>
              <w:spacing w:before="0" w:after="40" w:line="240" w:lineRule="auto"/>
            </w:pPr>
            <w:r>
              <w:rPr>
                <w:b/>
                <w:bCs/>
                <w:sz w:val="17"/>
              </w:rPr>
              <w:t>ID / Topic</w:t>
            </w:r>
          </w:p>
        </w:tc>
        <w:tc>
          <w:tcPr>
            <w:tcW w:w="4166" w:type="dxa"/>
            <w:shd w:val="clear" w:color="auto" w:fill="E7E6E6"/>
            <w:tcMar>
              <w:top w:w="70" w:type="dxa"/>
              <w:left w:w="80" w:type="dxa"/>
              <w:bottom w:w="70" w:type="dxa"/>
              <w:right w:w="80" w:type="dxa"/>
            </w:tcMar>
            <w:vAlign w:val="center"/>
          </w:tcPr>
          <w:p w14:paraId="585BF6EB" w14:textId="77777777" w:rsidR="005660AF" w:rsidRDefault="00000000">
            <w:pPr>
              <w:pStyle w:val="Compact"/>
              <w:spacing w:before="0" w:after="40" w:line="240" w:lineRule="auto"/>
            </w:pPr>
            <w:r>
              <w:rPr>
                <w:b/>
                <w:bCs/>
                <w:sz w:val="17"/>
              </w:rPr>
              <w:t>Question</w:t>
            </w:r>
          </w:p>
        </w:tc>
        <w:tc>
          <w:tcPr>
            <w:tcW w:w="2847" w:type="dxa"/>
            <w:shd w:val="clear" w:color="auto" w:fill="E7E6E6"/>
            <w:tcMar>
              <w:top w:w="70" w:type="dxa"/>
              <w:left w:w="80" w:type="dxa"/>
              <w:bottom w:w="70" w:type="dxa"/>
              <w:right w:w="80" w:type="dxa"/>
            </w:tcMar>
            <w:vAlign w:val="center"/>
          </w:tcPr>
          <w:p w14:paraId="5B1C792D" w14:textId="77777777" w:rsidR="005660AF" w:rsidRDefault="00000000">
            <w:pPr>
              <w:pStyle w:val="Compact"/>
              <w:spacing w:before="0" w:after="40" w:line="240" w:lineRule="auto"/>
            </w:pPr>
            <w:r>
              <w:rPr>
                <w:b/>
                <w:bCs/>
                <w:sz w:val="17"/>
              </w:rPr>
              <w:t>Scale</w:t>
            </w:r>
          </w:p>
        </w:tc>
      </w:tr>
      <w:tr w:rsidR="005660AF" w14:paraId="022F548F" w14:textId="77777777" w:rsidTr="005660AF">
        <w:tc>
          <w:tcPr>
            <w:tcW w:w="2059" w:type="dxa"/>
            <w:tcMar>
              <w:top w:w="70" w:type="dxa"/>
              <w:left w:w="80" w:type="dxa"/>
              <w:bottom w:w="70" w:type="dxa"/>
              <w:right w:w="80" w:type="dxa"/>
            </w:tcMar>
            <w:vAlign w:val="center"/>
          </w:tcPr>
          <w:p w14:paraId="2F21BFBB" w14:textId="77777777" w:rsidR="005660AF" w:rsidRDefault="00000000">
            <w:pPr>
              <w:pStyle w:val="Compact"/>
              <w:spacing w:before="0" w:after="40" w:line="240" w:lineRule="auto"/>
            </w:pPr>
            <w:r>
              <w:rPr>
                <w:b/>
                <w:bCs/>
                <w:sz w:val="17"/>
              </w:rPr>
              <w:t>ID / Topic</w:t>
            </w:r>
          </w:p>
        </w:tc>
        <w:tc>
          <w:tcPr>
            <w:tcW w:w="4166" w:type="dxa"/>
            <w:tcMar>
              <w:top w:w="70" w:type="dxa"/>
              <w:left w:w="80" w:type="dxa"/>
              <w:bottom w:w="70" w:type="dxa"/>
              <w:right w:w="80" w:type="dxa"/>
            </w:tcMar>
            <w:vAlign w:val="center"/>
          </w:tcPr>
          <w:p w14:paraId="3CC542A0" w14:textId="77777777" w:rsidR="005660AF" w:rsidRDefault="00000000">
            <w:pPr>
              <w:pStyle w:val="Compact"/>
              <w:spacing w:before="0" w:after="40" w:line="240" w:lineRule="auto"/>
            </w:pPr>
            <w:r>
              <w:rPr>
                <w:b/>
                <w:bCs/>
                <w:sz w:val="17"/>
              </w:rPr>
              <w:t>Question</w:t>
            </w:r>
          </w:p>
        </w:tc>
        <w:tc>
          <w:tcPr>
            <w:tcW w:w="2847" w:type="dxa"/>
            <w:tcMar>
              <w:top w:w="70" w:type="dxa"/>
              <w:left w:w="80" w:type="dxa"/>
              <w:bottom w:w="70" w:type="dxa"/>
              <w:right w:w="80" w:type="dxa"/>
            </w:tcMar>
            <w:vAlign w:val="center"/>
          </w:tcPr>
          <w:p w14:paraId="7699B7DB" w14:textId="77777777" w:rsidR="005660AF" w:rsidRDefault="00000000">
            <w:pPr>
              <w:pStyle w:val="Compact"/>
              <w:spacing w:before="0" w:after="40" w:line="240" w:lineRule="auto"/>
            </w:pPr>
            <w:r>
              <w:rPr>
                <w:b/>
                <w:bCs/>
                <w:sz w:val="17"/>
              </w:rPr>
              <w:t>Scale</w:t>
            </w:r>
          </w:p>
        </w:tc>
      </w:tr>
      <w:tr w:rsidR="005660AF" w14:paraId="6AC7D5E6" w14:textId="77777777" w:rsidTr="005660AF">
        <w:tc>
          <w:tcPr>
            <w:tcW w:w="2059" w:type="dxa"/>
            <w:tcMar>
              <w:top w:w="70" w:type="dxa"/>
              <w:left w:w="80" w:type="dxa"/>
              <w:bottom w:w="70" w:type="dxa"/>
              <w:right w:w="80" w:type="dxa"/>
            </w:tcMar>
            <w:vAlign w:val="center"/>
          </w:tcPr>
          <w:p w14:paraId="6CCB9922" w14:textId="77777777" w:rsidR="005660AF" w:rsidRDefault="00000000">
            <w:pPr>
              <w:pStyle w:val="Compact"/>
              <w:spacing w:before="0" w:after="40" w:line="240" w:lineRule="auto"/>
            </w:pPr>
            <w:r>
              <w:rPr>
                <w:sz w:val="17"/>
              </w:rPr>
              <w:t>C1. General happiness</w:t>
            </w:r>
          </w:p>
        </w:tc>
        <w:tc>
          <w:tcPr>
            <w:tcW w:w="4166" w:type="dxa"/>
            <w:tcMar>
              <w:top w:w="70" w:type="dxa"/>
              <w:left w:w="80" w:type="dxa"/>
              <w:bottom w:w="70" w:type="dxa"/>
              <w:right w:w="80" w:type="dxa"/>
            </w:tcMar>
            <w:vAlign w:val="center"/>
          </w:tcPr>
          <w:p w14:paraId="59BEAD7B" w14:textId="77777777" w:rsidR="005660AF" w:rsidRDefault="00000000">
            <w:pPr>
              <w:pStyle w:val="Compact"/>
              <w:spacing w:before="0" w:after="40" w:line="240" w:lineRule="auto"/>
            </w:pPr>
            <w:r>
              <w:rPr>
                <w:sz w:val="17"/>
              </w:rPr>
              <w:t>“Taking all things together, how happy would you say you are?”</w:t>
            </w:r>
          </w:p>
        </w:tc>
        <w:tc>
          <w:tcPr>
            <w:tcW w:w="2847" w:type="dxa"/>
            <w:tcMar>
              <w:top w:w="70" w:type="dxa"/>
              <w:left w:w="80" w:type="dxa"/>
              <w:bottom w:w="70" w:type="dxa"/>
              <w:right w:w="80" w:type="dxa"/>
            </w:tcMar>
            <w:vAlign w:val="center"/>
          </w:tcPr>
          <w:p w14:paraId="03122952" w14:textId="77777777" w:rsidR="005660AF" w:rsidRDefault="00000000">
            <w:pPr>
              <w:pStyle w:val="Compact"/>
              <w:spacing w:before="0" w:after="40" w:line="240" w:lineRule="auto"/>
            </w:pPr>
            <w:r>
              <w:rPr>
                <w:sz w:val="17"/>
              </w:rPr>
              <w:t>0 (Extremely unhappy) to 10 (Extremely happy)</w:t>
            </w:r>
          </w:p>
        </w:tc>
      </w:tr>
      <w:tr w:rsidR="005660AF" w14:paraId="7CD390C2" w14:textId="77777777" w:rsidTr="005660AF">
        <w:tc>
          <w:tcPr>
            <w:tcW w:w="2059" w:type="dxa"/>
            <w:tcMar>
              <w:top w:w="70" w:type="dxa"/>
              <w:left w:w="80" w:type="dxa"/>
              <w:bottom w:w="70" w:type="dxa"/>
              <w:right w:w="80" w:type="dxa"/>
            </w:tcMar>
            <w:vAlign w:val="center"/>
          </w:tcPr>
          <w:p w14:paraId="0F65D1B8" w14:textId="77777777" w:rsidR="005660AF" w:rsidRDefault="00000000">
            <w:pPr>
              <w:pStyle w:val="Compact"/>
              <w:spacing w:before="0" w:after="40" w:line="240" w:lineRule="auto"/>
            </w:pPr>
            <w:r>
              <w:rPr>
                <w:sz w:val="17"/>
              </w:rPr>
              <w:t>C3. Political interest</w:t>
            </w:r>
          </w:p>
        </w:tc>
        <w:tc>
          <w:tcPr>
            <w:tcW w:w="4166" w:type="dxa"/>
            <w:tcMar>
              <w:top w:w="70" w:type="dxa"/>
              <w:left w:w="80" w:type="dxa"/>
              <w:bottom w:w="70" w:type="dxa"/>
              <w:right w:w="80" w:type="dxa"/>
            </w:tcMar>
            <w:vAlign w:val="center"/>
          </w:tcPr>
          <w:p w14:paraId="502B3F4F" w14:textId="77777777" w:rsidR="005660AF" w:rsidRDefault="00000000">
            <w:pPr>
              <w:pStyle w:val="Compact"/>
              <w:spacing w:before="0" w:after="40" w:line="240" w:lineRule="auto"/>
            </w:pPr>
            <w:r>
              <w:rPr>
                <w:sz w:val="17"/>
              </w:rPr>
              <w:t>“How interested would you say you are in politics: very interested, quite interested, hardly interested, or not at all interested?”</w:t>
            </w:r>
          </w:p>
        </w:tc>
        <w:tc>
          <w:tcPr>
            <w:tcW w:w="2847" w:type="dxa"/>
            <w:tcMar>
              <w:top w:w="70" w:type="dxa"/>
              <w:left w:w="80" w:type="dxa"/>
              <w:bottom w:w="70" w:type="dxa"/>
              <w:right w:w="80" w:type="dxa"/>
            </w:tcMar>
            <w:vAlign w:val="center"/>
          </w:tcPr>
          <w:p w14:paraId="26288DC5" w14:textId="77777777" w:rsidR="005660AF" w:rsidRDefault="00000000">
            <w:pPr>
              <w:pStyle w:val="Compact"/>
              <w:spacing w:before="0" w:after="40" w:line="240" w:lineRule="auto"/>
            </w:pPr>
            <w:r>
              <w:rPr>
                <w:sz w:val="17"/>
              </w:rPr>
              <w:t>Very interested to Not at all interested</w:t>
            </w:r>
          </w:p>
        </w:tc>
      </w:tr>
      <w:tr w:rsidR="005660AF" w14:paraId="084FC3F8" w14:textId="77777777" w:rsidTr="005660AF">
        <w:tc>
          <w:tcPr>
            <w:tcW w:w="2059" w:type="dxa"/>
            <w:tcMar>
              <w:top w:w="70" w:type="dxa"/>
              <w:left w:w="80" w:type="dxa"/>
              <w:bottom w:w="70" w:type="dxa"/>
              <w:right w:w="80" w:type="dxa"/>
            </w:tcMar>
            <w:vAlign w:val="center"/>
          </w:tcPr>
          <w:p w14:paraId="5B656CA5" w14:textId="77777777" w:rsidR="005660AF" w:rsidRDefault="00000000">
            <w:pPr>
              <w:pStyle w:val="Compact"/>
              <w:spacing w:before="0" w:after="40" w:line="240" w:lineRule="auto"/>
            </w:pPr>
            <w:r>
              <w:rPr>
                <w:sz w:val="17"/>
              </w:rPr>
              <w:t>C4. Self-rated health</w:t>
            </w:r>
          </w:p>
        </w:tc>
        <w:tc>
          <w:tcPr>
            <w:tcW w:w="4166" w:type="dxa"/>
            <w:tcMar>
              <w:top w:w="70" w:type="dxa"/>
              <w:left w:w="80" w:type="dxa"/>
              <w:bottom w:w="70" w:type="dxa"/>
              <w:right w:w="80" w:type="dxa"/>
            </w:tcMar>
            <w:vAlign w:val="center"/>
          </w:tcPr>
          <w:p w14:paraId="5D05CDAE" w14:textId="77777777" w:rsidR="005660AF" w:rsidRDefault="00000000">
            <w:pPr>
              <w:pStyle w:val="Compact"/>
              <w:spacing w:before="0" w:after="40" w:line="240" w:lineRule="auto"/>
            </w:pPr>
            <w:r>
              <w:rPr>
                <w:sz w:val="17"/>
              </w:rPr>
              <w:t>“How is your health in general? Would you say it is very good, good, fair, bad, or very bad?”</w:t>
            </w:r>
          </w:p>
        </w:tc>
        <w:tc>
          <w:tcPr>
            <w:tcW w:w="2847" w:type="dxa"/>
            <w:tcMar>
              <w:top w:w="70" w:type="dxa"/>
              <w:left w:w="80" w:type="dxa"/>
              <w:bottom w:w="70" w:type="dxa"/>
              <w:right w:w="80" w:type="dxa"/>
            </w:tcMar>
            <w:vAlign w:val="center"/>
          </w:tcPr>
          <w:p w14:paraId="42B080F3" w14:textId="77777777" w:rsidR="005660AF" w:rsidRDefault="00000000">
            <w:pPr>
              <w:pStyle w:val="Compact"/>
              <w:spacing w:before="0" w:after="40" w:line="240" w:lineRule="auto"/>
            </w:pPr>
            <w:r>
              <w:rPr>
                <w:sz w:val="17"/>
              </w:rPr>
              <w:t>Very good to Very bad</w:t>
            </w:r>
          </w:p>
        </w:tc>
      </w:tr>
      <w:tr w:rsidR="005660AF" w14:paraId="56DCAE52" w14:textId="77777777" w:rsidTr="005660AF">
        <w:tc>
          <w:tcPr>
            <w:tcW w:w="2059" w:type="dxa"/>
            <w:tcMar>
              <w:top w:w="70" w:type="dxa"/>
              <w:left w:w="80" w:type="dxa"/>
              <w:bottom w:w="70" w:type="dxa"/>
              <w:right w:w="80" w:type="dxa"/>
            </w:tcMar>
            <w:vAlign w:val="center"/>
          </w:tcPr>
          <w:p w14:paraId="771DC4D3" w14:textId="77777777" w:rsidR="005660AF" w:rsidRDefault="00000000">
            <w:pPr>
              <w:pStyle w:val="Compact"/>
              <w:spacing w:before="0" w:after="40" w:line="240" w:lineRule="auto"/>
            </w:pPr>
            <w:r>
              <w:rPr>
                <w:sz w:val="17"/>
              </w:rPr>
              <w:t>C5. Life satisfaction</w:t>
            </w:r>
          </w:p>
        </w:tc>
        <w:tc>
          <w:tcPr>
            <w:tcW w:w="4166" w:type="dxa"/>
            <w:tcMar>
              <w:top w:w="70" w:type="dxa"/>
              <w:left w:w="80" w:type="dxa"/>
              <w:bottom w:w="70" w:type="dxa"/>
              <w:right w:w="80" w:type="dxa"/>
            </w:tcMar>
            <w:vAlign w:val="center"/>
          </w:tcPr>
          <w:p w14:paraId="4C14DAA6" w14:textId="77777777" w:rsidR="005660AF" w:rsidRDefault="00000000">
            <w:pPr>
              <w:pStyle w:val="Compact"/>
              <w:spacing w:before="0" w:after="40" w:line="240" w:lineRule="auto"/>
            </w:pPr>
            <w:r>
              <w:rPr>
                <w:sz w:val="17"/>
              </w:rPr>
              <w:t>“All things considered, how satisfied are you with your life as a whole nowadays?”</w:t>
            </w:r>
          </w:p>
        </w:tc>
        <w:tc>
          <w:tcPr>
            <w:tcW w:w="2847" w:type="dxa"/>
            <w:tcMar>
              <w:top w:w="70" w:type="dxa"/>
              <w:left w:w="80" w:type="dxa"/>
              <w:bottom w:w="70" w:type="dxa"/>
              <w:right w:w="80" w:type="dxa"/>
            </w:tcMar>
            <w:vAlign w:val="center"/>
          </w:tcPr>
          <w:p w14:paraId="5714DFDB" w14:textId="77777777" w:rsidR="005660AF" w:rsidRDefault="00000000">
            <w:pPr>
              <w:pStyle w:val="Compact"/>
              <w:spacing w:before="0" w:after="40" w:line="240" w:lineRule="auto"/>
            </w:pPr>
            <w:r>
              <w:rPr>
                <w:sz w:val="17"/>
              </w:rPr>
              <w:t>0 (Extremely dissatisfied) to 10 (Extremely satisfied)</w:t>
            </w:r>
          </w:p>
        </w:tc>
      </w:tr>
      <w:tr w:rsidR="005660AF" w14:paraId="5DC8E29A" w14:textId="77777777" w:rsidTr="005660AF">
        <w:tc>
          <w:tcPr>
            <w:tcW w:w="2059" w:type="dxa"/>
            <w:tcMar>
              <w:top w:w="70" w:type="dxa"/>
              <w:left w:w="80" w:type="dxa"/>
              <w:bottom w:w="70" w:type="dxa"/>
              <w:right w:w="80" w:type="dxa"/>
            </w:tcMar>
            <w:vAlign w:val="center"/>
          </w:tcPr>
          <w:p w14:paraId="6B1870DB" w14:textId="77777777" w:rsidR="005660AF" w:rsidRDefault="00000000">
            <w:pPr>
              <w:pStyle w:val="Compact"/>
              <w:spacing w:before="0" w:after="40" w:line="240" w:lineRule="auto"/>
            </w:pPr>
            <w:r>
              <w:rPr>
                <w:sz w:val="17"/>
              </w:rPr>
              <w:t>C6. Climate change worry</w:t>
            </w:r>
          </w:p>
        </w:tc>
        <w:tc>
          <w:tcPr>
            <w:tcW w:w="4166" w:type="dxa"/>
            <w:tcMar>
              <w:top w:w="70" w:type="dxa"/>
              <w:left w:w="80" w:type="dxa"/>
              <w:bottom w:w="70" w:type="dxa"/>
              <w:right w:w="80" w:type="dxa"/>
            </w:tcMar>
            <w:vAlign w:val="center"/>
          </w:tcPr>
          <w:p w14:paraId="23AE5F12" w14:textId="77777777" w:rsidR="005660AF" w:rsidRDefault="00000000">
            <w:pPr>
              <w:pStyle w:val="Compact"/>
              <w:spacing w:before="0" w:after="40" w:line="240" w:lineRule="auto"/>
            </w:pPr>
            <w:r>
              <w:rPr>
                <w:sz w:val="17"/>
              </w:rPr>
              <w:t>“How worried are you about climate change?”</w:t>
            </w:r>
          </w:p>
        </w:tc>
        <w:tc>
          <w:tcPr>
            <w:tcW w:w="2847" w:type="dxa"/>
            <w:tcMar>
              <w:top w:w="70" w:type="dxa"/>
              <w:left w:w="80" w:type="dxa"/>
              <w:bottom w:w="70" w:type="dxa"/>
              <w:right w:w="80" w:type="dxa"/>
            </w:tcMar>
            <w:vAlign w:val="center"/>
          </w:tcPr>
          <w:p w14:paraId="73820363" w14:textId="77777777" w:rsidR="005660AF" w:rsidRDefault="00000000">
            <w:pPr>
              <w:pStyle w:val="Compact"/>
              <w:spacing w:before="0" w:after="40" w:line="240" w:lineRule="auto"/>
            </w:pPr>
            <w:r>
              <w:rPr>
                <w:sz w:val="17"/>
              </w:rPr>
              <w:t>Not at all worried to Extremely worried</w:t>
            </w:r>
          </w:p>
        </w:tc>
      </w:tr>
      <w:tr w:rsidR="005660AF" w14:paraId="25139CC7" w14:textId="77777777" w:rsidTr="005660AF">
        <w:tc>
          <w:tcPr>
            <w:tcW w:w="2059" w:type="dxa"/>
            <w:tcMar>
              <w:top w:w="70" w:type="dxa"/>
              <w:left w:w="80" w:type="dxa"/>
              <w:bottom w:w="70" w:type="dxa"/>
              <w:right w:w="80" w:type="dxa"/>
            </w:tcMar>
            <w:vAlign w:val="center"/>
          </w:tcPr>
          <w:p w14:paraId="7EAA0E86" w14:textId="77777777" w:rsidR="005660AF" w:rsidRDefault="00000000">
            <w:pPr>
              <w:pStyle w:val="Compact"/>
              <w:spacing w:before="0" w:after="40" w:line="240" w:lineRule="auto"/>
            </w:pPr>
            <w:r>
              <w:rPr>
                <w:sz w:val="17"/>
              </w:rPr>
              <w:t>C7. Fruit consumption</w:t>
            </w:r>
          </w:p>
        </w:tc>
        <w:tc>
          <w:tcPr>
            <w:tcW w:w="4166" w:type="dxa"/>
            <w:tcMar>
              <w:top w:w="70" w:type="dxa"/>
              <w:left w:w="80" w:type="dxa"/>
              <w:bottom w:w="70" w:type="dxa"/>
              <w:right w:w="80" w:type="dxa"/>
            </w:tcMar>
            <w:vAlign w:val="center"/>
          </w:tcPr>
          <w:p w14:paraId="5CFC300D" w14:textId="77777777" w:rsidR="005660AF" w:rsidRDefault="00000000">
            <w:pPr>
              <w:pStyle w:val="Compact"/>
              <w:spacing w:before="0" w:after="40" w:line="240" w:lineRule="auto"/>
            </w:pPr>
            <w:r>
              <w:rPr>
                <w:sz w:val="17"/>
              </w:rPr>
              <w:t>“How often do you eat fruit, excluding drinking juice?”</w:t>
            </w:r>
          </w:p>
        </w:tc>
        <w:tc>
          <w:tcPr>
            <w:tcW w:w="2847" w:type="dxa"/>
            <w:tcMar>
              <w:top w:w="70" w:type="dxa"/>
              <w:left w:w="80" w:type="dxa"/>
              <w:bottom w:w="70" w:type="dxa"/>
              <w:right w:w="80" w:type="dxa"/>
            </w:tcMar>
            <w:vAlign w:val="center"/>
          </w:tcPr>
          <w:p w14:paraId="51CC48D9" w14:textId="77777777" w:rsidR="005660AF" w:rsidRDefault="00000000">
            <w:pPr>
              <w:pStyle w:val="Compact"/>
              <w:spacing w:before="0" w:after="40" w:line="240" w:lineRule="auto"/>
            </w:pPr>
            <w:r>
              <w:rPr>
                <w:sz w:val="17"/>
              </w:rPr>
              <w:t>Three times or more a day to Never</w:t>
            </w:r>
          </w:p>
        </w:tc>
      </w:tr>
      <w:tr w:rsidR="005660AF" w14:paraId="2F4CA2FA" w14:textId="77777777" w:rsidTr="005660AF">
        <w:tc>
          <w:tcPr>
            <w:tcW w:w="2059" w:type="dxa"/>
            <w:tcMar>
              <w:top w:w="70" w:type="dxa"/>
              <w:left w:w="80" w:type="dxa"/>
              <w:bottom w:w="70" w:type="dxa"/>
              <w:right w:w="80" w:type="dxa"/>
            </w:tcMar>
            <w:vAlign w:val="center"/>
          </w:tcPr>
          <w:p w14:paraId="7C724000" w14:textId="77777777" w:rsidR="005660AF" w:rsidRDefault="00000000">
            <w:pPr>
              <w:pStyle w:val="Compact"/>
              <w:spacing w:before="0" w:after="40" w:line="240" w:lineRule="auto"/>
            </w:pPr>
            <w:r>
              <w:rPr>
                <w:sz w:val="17"/>
              </w:rPr>
              <w:t>C8. Control over life</w:t>
            </w:r>
          </w:p>
        </w:tc>
        <w:tc>
          <w:tcPr>
            <w:tcW w:w="4166" w:type="dxa"/>
            <w:tcMar>
              <w:top w:w="70" w:type="dxa"/>
              <w:left w:w="80" w:type="dxa"/>
              <w:bottom w:w="70" w:type="dxa"/>
              <w:right w:w="80" w:type="dxa"/>
            </w:tcMar>
            <w:vAlign w:val="center"/>
          </w:tcPr>
          <w:p w14:paraId="460E4BAB" w14:textId="77777777" w:rsidR="005660AF" w:rsidRDefault="00000000">
            <w:pPr>
              <w:pStyle w:val="Compact"/>
              <w:spacing w:before="0" w:after="40" w:line="240" w:lineRule="auto"/>
            </w:pPr>
            <w:r>
              <w:rPr>
                <w:sz w:val="17"/>
              </w:rPr>
              <w:t>“How much control do you feel you have over your life in general nowadays?”</w:t>
            </w:r>
          </w:p>
        </w:tc>
        <w:tc>
          <w:tcPr>
            <w:tcW w:w="2847" w:type="dxa"/>
            <w:tcMar>
              <w:top w:w="70" w:type="dxa"/>
              <w:left w:w="80" w:type="dxa"/>
              <w:bottom w:w="70" w:type="dxa"/>
              <w:right w:w="80" w:type="dxa"/>
            </w:tcMar>
            <w:vAlign w:val="center"/>
          </w:tcPr>
          <w:p w14:paraId="2D79A8C7" w14:textId="77777777" w:rsidR="005660AF" w:rsidRDefault="00000000">
            <w:pPr>
              <w:pStyle w:val="Compact"/>
              <w:spacing w:before="0" w:after="40" w:line="240" w:lineRule="auto"/>
            </w:pPr>
            <w:r>
              <w:rPr>
                <w:sz w:val="17"/>
              </w:rPr>
              <w:t>0 (No control at all) to 10 (Complete control)</w:t>
            </w:r>
          </w:p>
        </w:tc>
      </w:tr>
    </w:tbl>
    <w:p w14:paraId="2A150BA4" w14:textId="77777777" w:rsidR="005660AF" w:rsidRDefault="00000000">
      <w:pPr>
        <w:pStyle w:val="Heading1"/>
      </w:pPr>
      <w:bookmarkStart w:id="95" w:name="app:prompts"/>
      <w:bookmarkEnd w:id="92"/>
      <w:bookmarkEnd w:id="94"/>
      <w:r>
        <w:t>Appendix C Prompt texts</w:t>
      </w:r>
    </w:p>
    <w:p w14:paraId="046C5C9C" w14:textId="77777777" w:rsidR="005660AF" w:rsidRDefault="00000000">
      <w:pPr>
        <w:pStyle w:val="FirstParagraph"/>
      </w:pPr>
      <w:del w:id="96" w:author="Thomas Robinson" w:date="2026-09-11T17:29:00Z">
        <w:r>
          <w:delText>The following are the full prompt templates</w:delText>
        </w:r>
      </w:del>
      <w:ins w:id="97" w:author="Thomas Robinson" w:date="2026-09-11T17:29:00Z">
        <w:r>
          <w:t>The following presents the prompt templates</w:t>
        </w:r>
      </w:ins>
      <w:r>
        <w:t xml:space="preserve"> for each configuration. Placeholders in braces (</w:t>
      </w:r>
      <w:r>
        <w:rPr>
          <w:rStyle w:val="VerbatimChar"/>
        </w:rPr>
        <w:t>{backstory}</w:t>
      </w:r>
      <w:r>
        <w:t xml:space="preserve">, </w:t>
      </w:r>
      <w:r>
        <w:rPr>
          <w:rStyle w:val="VerbatimChar"/>
        </w:rPr>
        <w:t>{question_text}</w:t>
      </w:r>
      <w:r>
        <w:t xml:space="preserve">, </w:t>
      </w:r>
      <w:r>
        <w:rPr>
          <w:rStyle w:val="VerbatimChar"/>
        </w:rPr>
        <w:t>{response_options}</w:t>
      </w:r>
      <w:r>
        <w:t>) are populated at runtime.</w:t>
      </w:r>
    </w:p>
    <w:p w14:paraId="4C2991D5" w14:textId="77777777" w:rsidR="005660AF" w:rsidRDefault="00000000">
      <w:pPr>
        <w:pStyle w:val="Heading2"/>
      </w:pPr>
      <w:bookmarkStart w:id="98" w:name="ci-open-respondent-prompt"/>
      <w:r>
        <w:lastRenderedPageBreak/>
        <w:t>CI-Open (synthetic respondent prompt)</w:t>
      </w:r>
    </w:p>
    <w:p w14:paraId="71CC64F4" w14:textId="77777777" w:rsidR="005660AF" w:rsidRDefault="00000000">
      <w:pPr>
        <w:pStyle w:val="SourceCode"/>
      </w:pPr>
      <w:r>
        <w:rPr>
          <w:rStyle w:val="VerbatimChar"/>
        </w:rPr>
        <w:t>WHO YOU ARE:</w:t>
      </w:r>
      <w:r>
        <w:br/>
      </w:r>
      <w:r>
        <w:rPr>
          <w:rStyle w:val="VerbatimChar"/>
        </w:rPr>
        <w:t>{backstory}</w:t>
      </w:r>
      <w:r>
        <w:br/>
      </w:r>
      <w:r>
        <w:br/>
      </w:r>
      <w:r>
        <w:rPr>
          <w:rStyle w:val="VerbatimChar"/>
        </w:rPr>
        <w:t>You are this person. Respond in first person throughout (I, me, my).</w:t>
      </w:r>
      <w:r>
        <w:br/>
      </w:r>
      <w:r>
        <w:rPr>
          <w:rStyle w:val="VerbatimChar"/>
        </w:rPr>
        <w:t>Do not break character or refer to yourself in the third person.</w:t>
      </w:r>
      <w:r>
        <w:br/>
      </w:r>
      <w:r>
        <w:br/>
      </w:r>
      <w:r>
        <w:rPr>
          <w:rStyle w:val="VerbatimChar"/>
        </w:rPr>
        <w:t>SURVEY QUESTION:</w:t>
      </w:r>
      <w:r>
        <w:br/>
      </w:r>
      <w:r>
        <w:rPr>
          <w:rStyle w:val="VerbatimChar"/>
        </w:rPr>
        <w:t>{question_text}</w:t>
      </w:r>
      <w:r>
        <w:br/>
      </w:r>
      <w:r>
        <w:br/>
      </w:r>
      <w:r>
        <w:rPr>
          <w:rStyle w:val="VerbatimChar"/>
        </w:rPr>
        <w:t>RESPONSE OPTIONS: {response_options}</w:t>
      </w:r>
      <w:r>
        <w:br/>
      </w:r>
      <w:r>
        <w:br/>
      </w:r>
      <w:r>
        <w:rPr>
          <w:rStyle w:val="VerbatimChar"/>
        </w:rPr>
        <w:t>Think aloud as you work through answering this question. Talk through</w:t>
      </w:r>
      <w:r>
        <w:br/>
      </w:r>
      <w:r>
        <w:rPr>
          <w:rStyle w:val="VerbatimChar"/>
        </w:rPr>
        <w:t>your thought process step by step — what comes to mind as you read</w:t>
      </w:r>
      <w:r>
        <w:br/>
      </w:r>
      <w:r>
        <w:rPr>
          <w:rStyle w:val="VerbatimChar"/>
        </w:rPr>
        <w:t>the question, how you go about forming an answer, and any difficulties</w:t>
      </w:r>
      <w:r>
        <w:br/>
      </w:r>
      <w:r>
        <w:rPr>
          <w:rStyle w:val="VerbatimChar"/>
        </w:rPr>
        <w:t>you run into along the way. Note anything confusing, unclear, or</w:t>
      </w:r>
      <w:r>
        <w:br/>
      </w:r>
      <w:r>
        <w:rPr>
          <w:rStyle w:val="VerbatimChar"/>
        </w:rPr>
        <w:t>awkward as you encounter it, referring to specific words, phrases, or</w:t>
      </w:r>
      <w:r>
        <w:br/>
      </w:r>
      <w:r>
        <w:rPr>
          <w:rStyle w:val="VerbatimChar"/>
        </w:rPr>
        <w:t>features of the question and the response options.</w:t>
      </w:r>
      <w:r>
        <w:br/>
      </w:r>
      <w:r>
        <w:br/>
      </w:r>
      <w:r>
        <w:rPr>
          <w:rStyle w:val="VerbatimChar"/>
        </w:rPr>
        <w:t>CHOSEN ANSWER: State your final answer.</w:t>
      </w:r>
      <w:r>
        <w:br/>
      </w:r>
      <w:r>
        <w:br/>
      </w:r>
      <w:r>
        <w:rPr>
          <w:rStyle w:val="VerbatimChar"/>
        </w:rPr>
        <w:t>CONFIDENCE: Rate your confidence 1-5, where 1 means you felt very</w:t>
      </w:r>
      <w:r>
        <w:br/>
      </w:r>
      <w:r>
        <w:rPr>
          <w:rStyle w:val="VerbatimChar"/>
        </w:rPr>
        <w:t>unsure about your answer and 5 means you felt completely certain.</w:t>
      </w:r>
    </w:p>
    <w:p w14:paraId="4949D6E8" w14:textId="77777777" w:rsidR="005660AF" w:rsidRDefault="00000000">
      <w:pPr>
        <w:pStyle w:val="Heading2"/>
      </w:pPr>
      <w:bookmarkStart w:id="99" w:name="ci-structured-respondent-prompt"/>
      <w:bookmarkEnd w:id="98"/>
      <w:r>
        <w:t>CI-Structured (synthetic respondent prompt)</w:t>
      </w:r>
    </w:p>
    <w:p w14:paraId="30C65C45" w14:textId="77777777" w:rsidR="005660AF" w:rsidRDefault="00000000">
      <w:pPr>
        <w:pStyle w:val="SourceCode"/>
      </w:pPr>
      <w:r>
        <w:rPr>
          <w:rStyle w:val="VerbatimChar"/>
        </w:rPr>
        <w:t>WHO YOU ARE:</w:t>
      </w:r>
      <w:r>
        <w:br/>
      </w:r>
      <w:r>
        <w:rPr>
          <w:rStyle w:val="VerbatimChar"/>
        </w:rPr>
        <w:t>{backstory}</w:t>
      </w:r>
      <w:r>
        <w:br/>
      </w:r>
      <w:r>
        <w:br/>
      </w:r>
      <w:r>
        <w:rPr>
          <w:rStyle w:val="VerbatimChar"/>
        </w:rPr>
        <w:t>You are this person. Respond in first person throughout (I, me, my).</w:t>
      </w:r>
      <w:r>
        <w:br/>
      </w:r>
      <w:r>
        <w:rPr>
          <w:rStyle w:val="VerbatimChar"/>
        </w:rPr>
        <w:t>Do not break character or refer to yourself in the third person.</w:t>
      </w:r>
      <w:r>
        <w:br/>
      </w:r>
      <w:r>
        <w:br/>
      </w:r>
      <w:r>
        <w:rPr>
          <w:rStyle w:val="VerbatimChar"/>
        </w:rPr>
        <w:t>SURVEY QUESTION:</w:t>
      </w:r>
      <w:r>
        <w:br/>
      </w:r>
      <w:r>
        <w:rPr>
          <w:rStyle w:val="VerbatimChar"/>
        </w:rPr>
        <w:t>{question_text}</w:t>
      </w:r>
      <w:r>
        <w:br/>
      </w:r>
      <w:r>
        <w:br/>
      </w:r>
      <w:r>
        <w:rPr>
          <w:rStyle w:val="VerbatimChar"/>
        </w:rPr>
        <w:t>RESPONSE OPTIONS: {response_options}</w:t>
      </w:r>
      <w:r>
        <w:br/>
      </w:r>
      <w:r>
        <w:br/>
      </w:r>
      <w:r>
        <w:rPr>
          <w:rStyle w:val="VerbatimChar"/>
        </w:rPr>
        <w:t>Think aloud as you work through answering this question, following the</w:t>
      </w:r>
      <w:r>
        <w:br/>
      </w:r>
      <w:r>
        <w:rPr>
          <w:rStyle w:val="VerbatimChar"/>
        </w:rPr>
        <w:t>stages below:</w:t>
      </w:r>
      <w:r>
        <w:br/>
      </w:r>
      <w:r>
        <w:br/>
      </w:r>
      <w:r>
        <w:rPr>
          <w:rStyle w:val="VerbatimChar"/>
        </w:rPr>
        <w:t>1. COMPREHENSION: Put the question in your own words. What is it</w:t>
      </w:r>
      <w:r>
        <w:br/>
      </w:r>
      <w:r>
        <w:rPr>
          <w:rStyle w:val="VerbatimChar"/>
        </w:rPr>
        <w:t xml:space="preserve">   actually asking you? This is about whether the meaning of the</w:t>
      </w:r>
      <w:r>
        <w:br/>
      </w:r>
      <w:r>
        <w:rPr>
          <w:rStyle w:val="VerbatimChar"/>
        </w:rPr>
        <w:t xml:space="preserve">   question is clear — whether you understand what information it</w:t>
      </w:r>
      <w:r>
        <w:br/>
      </w:r>
      <w:r>
        <w:rPr>
          <w:rStyle w:val="VerbatimChar"/>
        </w:rPr>
        <w:t xml:space="preserve">   wants from you and whether any words or phrases are ambiguous</w:t>
      </w:r>
      <w:r>
        <w:br/>
      </w:r>
      <w:r>
        <w:rPr>
          <w:rStyle w:val="VerbatimChar"/>
        </w:rPr>
        <w:t xml:space="preserve">   or confusing.</w:t>
      </w:r>
      <w:r>
        <w:br/>
      </w:r>
      <w:r>
        <w:lastRenderedPageBreak/>
        <w:br/>
      </w:r>
      <w:r>
        <w:rPr>
          <w:rStyle w:val="VerbatimChar"/>
        </w:rPr>
        <w:t>2. RETRIEVAL: What from your life or experience are you drawing on</w:t>
      </w:r>
      <w:r>
        <w:br/>
      </w:r>
      <w:r>
        <w:rPr>
          <w:rStyle w:val="VerbatimChar"/>
        </w:rPr>
        <w:t xml:space="preserve">   to answer this? This is about the mental work of finding the</w:t>
      </w:r>
      <w:r>
        <w:br/>
      </w:r>
      <w:r>
        <w:rPr>
          <w:rStyle w:val="VerbatimChar"/>
        </w:rPr>
        <w:t xml:space="preserve">   relevant information — whether you can recall what you need,</w:t>
      </w:r>
      <w:r>
        <w:br/>
      </w:r>
      <w:r>
        <w:rPr>
          <w:rStyle w:val="VerbatimChar"/>
        </w:rPr>
        <w:t xml:space="preserve">   whether the question asks you to remember things that are hard</w:t>
      </w:r>
      <w:r>
        <w:br/>
      </w:r>
      <w:r>
        <w:rPr>
          <w:rStyle w:val="VerbatimChar"/>
        </w:rPr>
        <w:t xml:space="preserve">   to remember, or to make estimates that feel uncertain.</w:t>
      </w:r>
      <w:r>
        <w:br/>
      </w:r>
      <w:r>
        <w:br/>
      </w:r>
      <w:r>
        <w:rPr>
          <w:rStyle w:val="VerbatimChar"/>
        </w:rPr>
        <w:t>3. JUDGEMENT: Are you having to weigh up, combine, or summarise</w:t>
      </w:r>
      <w:r>
        <w:br/>
      </w:r>
      <w:r>
        <w:rPr>
          <w:rStyle w:val="VerbatimChar"/>
        </w:rPr>
        <w:t xml:space="preserve">   different things to arrive at a single answer? This is about</w:t>
      </w:r>
      <w:r>
        <w:br/>
      </w:r>
      <w:r>
        <w:rPr>
          <w:rStyle w:val="VerbatimChar"/>
        </w:rPr>
        <w:t xml:space="preserve">   whether the question forces you to compress multiple views,</w:t>
      </w:r>
      <w:r>
        <w:br/>
      </w:r>
      <w:r>
        <w:rPr>
          <w:rStyle w:val="VerbatimChar"/>
        </w:rPr>
        <w:t xml:space="preserve">   experiences, or considerations into one response, and whether</w:t>
      </w:r>
      <w:r>
        <w:br/>
      </w:r>
      <w:r>
        <w:rPr>
          <w:rStyle w:val="VerbatimChar"/>
        </w:rPr>
        <w:t xml:space="preserve">   that feels straightforward or uncomfortable.</w:t>
      </w:r>
      <w:r>
        <w:br/>
      </w:r>
      <w:r>
        <w:br/>
      </w:r>
      <w:r>
        <w:rPr>
          <w:rStyle w:val="VerbatimChar"/>
        </w:rPr>
        <w:t>4. RESPONSE MAPPING: Look at the response options. Which one fits</w:t>
      </w:r>
      <w:r>
        <w:br/>
      </w:r>
      <w:r>
        <w:rPr>
          <w:rStyle w:val="VerbatimChar"/>
        </w:rPr>
        <w:t xml:space="preserve">   best? How well does it capture what you actually want to say?</w:t>
      </w:r>
      <w:r>
        <w:br/>
      </w:r>
      <w:r>
        <w:rPr>
          <w:rStyle w:val="VerbatimChar"/>
        </w:rPr>
        <w:t xml:space="preserve">   This is about whether your answer maps cleanly onto the available</w:t>
      </w:r>
      <w:r>
        <w:br/>
      </w:r>
      <w:r>
        <w:rPr>
          <w:rStyle w:val="VerbatimChar"/>
        </w:rPr>
        <w:t xml:space="preserve">   options, or whether something is missing, the categories feel</w:t>
      </w:r>
      <w:r>
        <w:br/>
      </w:r>
      <w:r>
        <w:rPr>
          <w:rStyle w:val="VerbatimChar"/>
        </w:rPr>
        <w:t xml:space="preserve">   uneven, or you have to force your answer into an option that</w:t>
      </w:r>
      <w:r>
        <w:br/>
      </w:r>
      <w:r>
        <w:rPr>
          <w:rStyle w:val="VerbatimChar"/>
        </w:rPr>
        <w:t xml:space="preserve">   doesn't quite fit.</w:t>
      </w:r>
      <w:r>
        <w:br/>
      </w:r>
      <w:r>
        <w:br/>
      </w:r>
      <w:r>
        <w:rPr>
          <w:rStyle w:val="VerbatimChar"/>
        </w:rPr>
        <w:t>5. CHOSEN ANSWER: State your final answer.</w:t>
      </w:r>
      <w:r>
        <w:br/>
      </w:r>
      <w:r>
        <w:br/>
      </w:r>
      <w:r>
        <w:rPr>
          <w:rStyle w:val="VerbatimChar"/>
        </w:rPr>
        <w:t>6. CONFIDENCE: Rate your confidence 1-5, where 1 means you felt very</w:t>
      </w:r>
      <w:r>
        <w:br/>
      </w:r>
      <w:r>
        <w:rPr>
          <w:rStyle w:val="VerbatimChar"/>
        </w:rPr>
        <w:t xml:space="preserve">   unsure about your answer and 5 means you felt completely certain.</w:t>
      </w:r>
    </w:p>
    <w:p w14:paraId="44CEA2AD" w14:textId="77777777" w:rsidR="005660AF" w:rsidRDefault="00000000">
      <w:pPr>
        <w:pStyle w:val="Heading2"/>
      </w:pPr>
      <w:bookmarkStart w:id="100" w:name="ci-list-respondent-prompt"/>
      <w:bookmarkEnd w:id="99"/>
      <w:r>
        <w:t>CI-List (synthetic respondent prompt)</w:t>
      </w:r>
    </w:p>
    <w:p w14:paraId="464397FF" w14:textId="77777777" w:rsidR="005660AF" w:rsidRDefault="00000000">
      <w:pPr>
        <w:pStyle w:val="SourceCode"/>
      </w:pPr>
      <w:r>
        <w:rPr>
          <w:rStyle w:val="VerbatimChar"/>
        </w:rPr>
        <w:t>WHO YOU ARE:</w:t>
      </w:r>
      <w:r>
        <w:br/>
      </w:r>
      <w:r>
        <w:rPr>
          <w:rStyle w:val="VerbatimChar"/>
        </w:rPr>
        <w:t>{backstory}</w:t>
      </w:r>
      <w:r>
        <w:br/>
      </w:r>
      <w:r>
        <w:br/>
      </w:r>
      <w:r>
        <w:rPr>
          <w:rStyle w:val="VerbatimChar"/>
        </w:rPr>
        <w:t>You are this person. Respond in first person throughout (I, me, my).</w:t>
      </w:r>
      <w:r>
        <w:br/>
      </w:r>
      <w:r>
        <w:rPr>
          <w:rStyle w:val="VerbatimChar"/>
        </w:rPr>
        <w:t>Do not break character or refer to yourself in the third person.</w:t>
      </w:r>
      <w:r>
        <w:br/>
      </w:r>
      <w:r>
        <w:br/>
      </w:r>
      <w:r>
        <w:rPr>
          <w:rStyle w:val="VerbatimChar"/>
        </w:rPr>
        <w:t>SURVEY QUESTION:</w:t>
      </w:r>
      <w:r>
        <w:br/>
      </w:r>
      <w:r>
        <w:rPr>
          <w:rStyle w:val="VerbatimChar"/>
        </w:rPr>
        <w:t>{question_text}</w:t>
      </w:r>
      <w:r>
        <w:br/>
      </w:r>
      <w:r>
        <w:br/>
      </w:r>
      <w:r>
        <w:rPr>
          <w:rStyle w:val="VerbatimChar"/>
        </w:rPr>
        <w:t>RESPONSE OPTIONS: {response_options}</w:t>
      </w:r>
      <w:r>
        <w:br/>
      </w:r>
      <w:r>
        <w:br/>
      </w:r>
      <w:r>
        <w:rPr>
          <w:rStyle w:val="VerbatimChar"/>
        </w:rPr>
        <w:t>Think aloud as you work through answering this question, following the</w:t>
      </w:r>
      <w:r>
        <w:br/>
      </w:r>
      <w:r>
        <w:rPr>
          <w:rStyle w:val="VerbatimChar"/>
        </w:rPr>
        <w:t>stages below. At each stage, consider whether you experience any of</w:t>
      </w:r>
      <w:r>
        <w:br/>
      </w:r>
      <w:r>
        <w:rPr>
          <w:rStyle w:val="VerbatimChar"/>
        </w:rPr>
        <w:t>the specific difficulties described. Not all of the difficulties</w:t>
      </w:r>
      <w:r>
        <w:br/>
      </w:r>
      <w:r>
        <w:rPr>
          <w:rStyle w:val="VerbatimChar"/>
        </w:rPr>
        <w:t>listed below will apply — only mention those you actually experience</w:t>
      </w:r>
      <w:r>
        <w:br/>
      </w:r>
      <w:r>
        <w:rPr>
          <w:rStyle w:val="VerbatimChar"/>
        </w:rPr>
        <w:t>as you work through the question.</w:t>
      </w:r>
      <w:r>
        <w:br/>
      </w:r>
      <w:r>
        <w:br/>
      </w:r>
      <w:r>
        <w:rPr>
          <w:rStyle w:val="VerbatimChar"/>
        </w:rPr>
        <w:t>1. COMPREHENSION: Put the question in your own words. What is it</w:t>
      </w:r>
      <w:r>
        <w:br/>
      </w:r>
      <w:r>
        <w:rPr>
          <w:rStyle w:val="VerbatimChar"/>
        </w:rPr>
        <w:t xml:space="preserve">   actually asking you?</w:t>
      </w:r>
      <w:r>
        <w:br/>
      </w:r>
      <w:r>
        <w:lastRenderedPageBreak/>
        <w:br/>
      </w:r>
      <w:r>
        <w:rPr>
          <w:rStyle w:val="VerbatimChar"/>
        </w:rPr>
        <w:t xml:space="preserve">   As you do this, consider:</w:t>
      </w:r>
      <w:r>
        <w:br/>
      </w:r>
      <w:r>
        <w:rPr>
          <w:rStyle w:val="VerbatimChar"/>
        </w:rPr>
        <w:t xml:space="preserve">   - DOUBLE-BARRELLED: Is the question asking about two or more</w:t>
      </w:r>
      <w:r>
        <w:br/>
      </w:r>
      <w:r>
        <w:rPr>
          <w:rStyle w:val="VerbatimChar"/>
        </w:rPr>
        <w:t xml:space="preserve">     distinct things at once, where you might want to give different</w:t>
      </w:r>
      <w:r>
        <w:br/>
      </w:r>
      <w:r>
        <w:rPr>
          <w:rStyle w:val="VerbatimChar"/>
        </w:rPr>
        <w:t xml:space="preserve">     answers to each part?</w:t>
      </w:r>
      <w:r>
        <w:br/>
      </w:r>
      <w:r>
        <w:rPr>
          <w:rStyle w:val="VerbatimChar"/>
        </w:rPr>
        <w:t xml:space="preserve">   - VAGUE OR AMBIGUOUS TERMS: Are any words or phrases unclear, open</w:t>
      </w:r>
      <w:r>
        <w:br/>
      </w:r>
      <w:r>
        <w:rPr>
          <w:rStyle w:val="VerbatimChar"/>
        </w:rPr>
        <w:t xml:space="preserve">     to multiple interpretations, or likely to mean different things</w:t>
      </w:r>
      <w:r>
        <w:br/>
      </w:r>
      <w:r>
        <w:rPr>
          <w:rStyle w:val="VerbatimChar"/>
        </w:rPr>
        <w:t xml:space="preserve">     to different people?</w:t>
      </w:r>
      <w:r>
        <w:br/>
      </w:r>
      <w:r>
        <w:rPr>
          <w:rStyle w:val="VerbatimChar"/>
        </w:rPr>
        <w:t xml:space="preserve">   - PRESUPPOSITION: Does the question assume something about you or</w:t>
      </w:r>
      <w:r>
        <w:br/>
      </w:r>
      <w:r>
        <w:rPr>
          <w:rStyle w:val="VerbatimChar"/>
        </w:rPr>
        <w:t xml:space="preserve">     your situation that may not be true?</w:t>
      </w:r>
      <w:r>
        <w:br/>
      </w:r>
      <w:r>
        <w:rPr>
          <w:rStyle w:val="VerbatimChar"/>
        </w:rPr>
        <w:t xml:space="preserve">   - LEADING OR LOADED: Does the phrasing push you toward a particular</w:t>
      </w:r>
      <w:r>
        <w:br/>
      </w:r>
      <w:r>
        <w:rPr>
          <w:rStyle w:val="VerbatimChar"/>
        </w:rPr>
        <w:t xml:space="preserve">     answer, for example through emotive language, built-in</w:t>
      </w:r>
      <w:r>
        <w:br/>
      </w:r>
      <w:r>
        <w:rPr>
          <w:rStyle w:val="VerbatimChar"/>
        </w:rPr>
        <w:t xml:space="preserve">     justifications, or a question structure that implies one answer</w:t>
      </w:r>
      <w:r>
        <w:br/>
      </w:r>
      <w:r>
        <w:rPr>
          <w:rStyle w:val="VerbatimChar"/>
        </w:rPr>
        <w:t xml:space="preserve">     is more natural or correct?</w:t>
      </w:r>
      <w:r>
        <w:br/>
      </w:r>
      <w:r>
        <w:br/>
      </w:r>
      <w:r>
        <w:rPr>
          <w:rStyle w:val="VerbatimChar"/>
        </w:rPr>
        <w:t>2. RETRIEVAL: What from your life or experience are you drawing on</w:t>
      </w:r>
      <w:r>
        <w:br/>
      </w:r>
      <w:r>
        <w:rPr>
          <w:rStyle w:val="VerbatimChar"/>
        </w:rPr>
        <w:t xml:space="preserve">   to answer this?</w:t>
      </w:r>
      <w:r>
        <w:br/>
      </w:r>
      <w:r>
        <w:br/>
      </w:r>
      <w:r>
        <w:rPr>
          <w:rStyle w:val="VerbatimChar"/>
        </w:rPr>
        <w:t xml:space="preserve">   As you do this, consider:</w:t>
      </w:r>
      <w:r>
        <w:br/>
      </w:r>
      <w:r>
        <w:rPr>
          <w:rStyle w:val="VerbatimChar"/>
        </w:rPr>
        <w:t xml:space="preserve">   - RECALL DIFFICULTY: Is it hard to remember the information the</w:t>
      </w:r>
      <w:r>
        <w:br/>
      </w:r>
      <w:r>
        <w:rPr>
          <w:rStyle w:val="VerbatimChar"/>
        </w:rPr>
        <w:t xml:space="preserve">     question asks about?</w:t>
      </w:r>
      <w:r>
        <w:br/>
      </w:r>
      <w:r>
        <w:rPr>
          <w:rStyle w:val="VerbatimChar"/>
        </w:rPr>
        <w:t xml:space="preserve">   - REFERENCE PERIOD PROBLEMS: Does the question specify a time</w:t>
      </w:r>
      <w:r>
        <w:br/>
      </w:r>
      <w:r>
        <w:rPr>
          <w:rStyle w:val="VerbatimChar"/>
        </w:rPr>
        <w:t xml:space="preserve">     frame that is difficult to recall over, or is the time frame</w:t>
      </w:r>
      <w:r>
        <w:br/>
      </w:r>
      <w:r>
        <w:rPr>
          <w:rStyle w:val="VerbatimChar"/>
        </w:rPr>
        <w:t xml:space="preserve">     vague or missing entirely?</w:t>
      </w:r>
      <w:r>
        <w:br/>
      </w:r>
      <w:r>
        <w:br/>
      </w:r>
      <w:r>
        <w:rPr>
          <w:rStyle w:val="VerbatimChar"/>
        </w:rPr>
        <w:t>3. JUDGEMENT: Are you having to weigh up, combine, or summarise</w:t>
      </w:r>
      <w:r>
        <w:br/>
      </w:r>
      <w:r>
        <w:rPr>
          <w:rStyle w:val="VerbatimChar"/>
        </w:rPr>
        <w:t xml:space="preserve">   different things to arrive at a single answer?</w:t>
      </w:r>
      <w:r>
        <w:br/>
      </w:r>
      <w:r>
        <w:br/>
      </w:r>
      <w:r>
        <w:rPr>
          <w:rStyle w:val="VerbatimChar"/>
        </w:rPr>
        <w:t xml:space="preserve">   As you do this, consider:</w:t>
      </w:r>
      <w:r>
        <w:br/>
      </w:r>
      <w:r>
        <w:rPr>
          <w:rStyle w:val="VerbatimChar"/>
        </w:rPr>
        <w:t xml:space="preserve">   - COMPLEX AGGREGATION: Does the question require you to combine</w:t>
      </w:r>
      <w:r>
        <w:br/>
      </w:r>
      <w:r>
        <w:rPr>
          <w:rStyle w:val="VerbatimChar"/>
        </w:rPr>
        <w:t xml:space="preserve">     multiple different experiences into a single summary response</w:t>
      </w:r>
      <w:r>
        <w:br/>
      </w:r>
      <w:r>
        <w:rPr>
          <w:rStyle w:val="VerbatimChar"/>
        </w:rPr>
        <w:t xml:space="preserve">     in a way that feels forced or oversimplified?</w:t>
      </w:r>
      <w:r>
        <w:br/>
      </w:r>
      <w:r>
        <w:rPr>
          <w:rStyle w:val="VerbatimChar"/>
        </w:rPr>
        <w:t xml:space="preserve">   - KNOWLEDGE DEFICIT: Is the question asking you to make a</w:t>
      </w:r>
      <w:r>
        <w:br/>
      </w:r>
      <w:r>
        <w:rPr>
          <w:rStyle w:val="VerbatimChar"/>
        </w:rPr>
        <w:t xml:space="preserve">     judgement about something you don't feel you know enough about?</w:t>
      </w:r>
      <w:r>
        <w:br/>
      </w:r>
      <w:r>
        <w:br/>
      </w:r>
      <w:r>
        <w:rPr>
          <w:rStyle w:val="VerbatimChar"/>
        </w:rPr>
        <w:t>4. RESPONSE MAPPING: Look at the response options. Which one fits</w:t>
      </w:r>
      <w:r>
        <w:br/>
      </w:r>
      <w:r>
        <w:rPr>
          <w:rStyle w:val="VerbatimChar"/>
        </w:rPr>
        <w:t xml:space="preserve">   best? How well does it capture what you actually want to say?</w:t>
      </w:r>
      <w:r>
        <w:br/>
      </w:r>
      <w:r>
        <w:br/>
      </w:r>
      <w:r>
        <w:rPr>
          <w:rStyle w:val="VerbatimChar"/>
        </w:rPr>
        <w:t xml:space="preserve">   As you do this, consider:</w:t>
      </w:r>
      <w:r>
        <w:br/>
      </w:r>
      <w:r>
        <w:rPr>
          <w:rStyle w:val="VerbatimChar"/>
        </w:rPr>
        <w:t xml:space="preserve">   - POOR FIT: Does your answer not map clearly onto any of the</w:t>
      </w:r>
      <w:r>
        <w:br/>
      </w:r>
      <w:r>
        <w:rPr>
          <w:rStyle w:val="VerbatimChar"/>
        </w:rPr>
        <w:t xml:space="preserve">     available options?</w:t>
      </w:r>
      <w:r>
        <w:br/>
      </w:r>
      <w:r>
        <w:rPr>
          <w:rStyle w:val="VerbatimChar"/>
        </w:rPr>
        <w:t xml:space="preserve">   - MISSING OPTIONS: Is there a response you want to give that</w:t>
      </w:r>
      <w:r>
        <w:br/>
      </w:r>
      <w:r>
        <w:rPr>
          <w:rStyle w:val="VerbatimChar"/>
        </w:rPr>
        <w:t xml:space="preserve">     isn't available?</w:t>
      </w:r>
      <w:r>
        <w:br/>
      </w:r>
      <w:r>
        <w:rPr>
          <w:rStyle w:val="VerbatimChar"/>
        </w:rPr>
        <w:t xml:space="preserve">   - UNEQUAL INTERVALS: Do the response categories feel unevenly</w:t>
      </w:r>
      <w:r>
        <w:br/>
      </w:r>
      <w:r>
        <w:rPr>
          <w:rStyle w:val="VerbatimChar"/>
        </w:rPr>
        <w:t xml:space="preserve">     spaced?</w:t>
      </w:r>
      <w:r>
        <w:br/>
      </w:r>
      <w:r>
        <w:br/>
      </w:r>
      <w:r>
        <w:rPr>
          <w:rStyle w:val="VerbatimChar"/>
        </w:rPr>
        <w:lastRenderedPageBreak/>
        <w:t>5. CHOSEN ANSWER: State your final answer.</w:t>
      </w:r>
      <w:r>
        <w:br/>
      </w:r>
      <w:r>
        <w:br/>
      </w:r>
      <w:r>
        <w:rPr>
          <w:rStyle w:val="VerbatimChar"/>
        </w:rPr>
        <w:t>6. CONFIDENCE: Rate your confidence 1-5, where 1 means you felt very</w:t>
      </w:r>
      <w:r>
        <w:br/>
      </w:r>
      <w:r>
        <w:rPr>
          <w:rStyle w:val="VerbatimChar"/>
        </w:rPr>
        <w:t xml:space="preserve">   unsure about your answer and 5 means you felt completely certain.</w:t>
      </w:r>
    </w:p>
    <w:p w14:paraId="2A2AE09D" w14:textId="77777777" w:rsidR="005660AF" w:rsidRDefault="00000000">
      <w:pPr>
        <w:pStyle w:val="Heading2"/>
      </w:pPr>
      <w:bookmarkStart w:id="101" w:name="cognitive-interview-analyst-prompt"/>
      <w:bookmarkEnd w:id="100"/>
      <w:r>
        <w:t>Cognitive-testing analyst prompt</w:t>
      </w:r>
    </w:p>
    <w:p w14:paraId="49F7ABBE" w14:textId="77777777" w:rsidR="005660AF" w:rsidRDefault="00000000">
      <w:pPr>
        <w:pStyle w:val="SourceCode"/>
      </w:pPr>
      <w:r>
        <w:rPr>
          <w:rStyle w:val="VerbatimChar"/>
        </w:rPr>
        <w:t>System: You are an expert in cognitive interviewing and survey</w:t>
      </w:r>
      <w:r>
        <w:br/>
      </w:r>
      <w:r>
        <w:rPr>
          <w:rStyle w:val="VerbatimChar"/>
        </w:rPr>
        <w:t>methodology. You are reviewing a think-aloud transcript from a</w:t>
      </w:r>
      <w:r>
        <w:br/>
      </w:r>
      <w:r>
        <w:rPr>
          <w:rStyle w:val="VerbatimChar"/>
        </w:rPr>
        <w:t>cognitive interview. Your job is to identify problems with the</w:t>
      </w:r>
      <w:r>
        <w:br/>
      </w:r>
      <w:r>
        <w:rPr>
          <w:rStyle w:val="VerbatimChar"/>
        </w:rPr>
        <w:t>question based on evidence in the transcript.</w:t>
      </w:r>
      <w:r>
        <w:br/>
      </w:r>
      <w:r>
        <w:br/>
      </w:r>
      <w:r>
        <w:rPr>
          <w:rStyle w:val="VerbatimChar"/>
        </w:rPr>
        <w:t>User:</w:t>
      </w:r>
      <w:r>
        <w:br/>
      </w:r>
      <w:r>
        <w:rPr>
          <w:rStyle w:val="VerbatimChar"/>
        </w:rPr>
        <w:t>SURVEY QUESTION:</w:t>
      </w:r>
      <w:r>
        <w:br/>
      </w:r>
      <w:r>
        <w:rPr>
          <w:rStyle w:val="VerbatimChar"/>
        </w:rPr>
        <w:t>{question_text}</w:t>
      </w:r>
      <w:r>
        <w:br/>
      </w:r>
      <w:r>
        <w:br/>
      </w:r>
      <w:r>
        <w:rPr>
          <w:rStyle w:val="VerbatimChar"/>
        </w:rPr>
        <w:t>RESPONSE OPTIONS: {response_options}</w:t>
      </w:r>
      <w:r>
        <w:br/>
      </w:r>
      <w:r>
        <w:br/>
      </w:r>
      <w:r>
        <w:rPr>
          <w:rStyle w:val="VerbatimChar"/>
        </w:rPr>
        <w:t>RESPONDENT THINK-ALOUD TRANSCRIPT:</w:t>
      </w:r>
      <w:r>
        <w:br/>
      </w:r>
      <w:r>
        <w:rPr>
          <w:rStyle w:val="VerbatimChar"/>
        </w:rPr>
        <w:t>{transcript}</w:t>
      </w:r>
      <w:r>
        <w:br/>
      </w:r>
      <w:r>
        <w:br/>
      </w:r>
      <w:r>
        <w:rPr>
          <w:rStyle w:val="VerbatimChar"/>
        </w:rPr>
        <w:t>Identify ONLY problems that are clearly evidenced in this transcript.</w:t>
      </w:r>
      <w:r>
        <w:br/>
      </w:r>
      <w:r>
        <w:rPr>
          <w:rStyle w:val="VerbatimChar"/>
        </w:rPr>
        <w:t>Do NOT go looking for problems that are not there. Most transcripts</w:t>
      </w:r>
      <w:r>
        <w:br/>
      </w:r>
      <w:r>
        <w:rPr>
          <w:rStyle w:val="VerbatimChar"/>
        </w:rPr>
        <w:t>will have only 1-2 genuine problems, and some will have none. If the</w:t>
      </w:r>
      <w:r>
        <w:br/>
      </w:r>
      <w:r>
        <w:rPr>
          <w:rStyle w:val="VerbatimChar"/>
        </w:rPr>
        <w:t>respondent navigated the question without difficulty, return an empty</w:t>
      </w:r>
      <w:r>
        <w:br/>
      </w:r>
      <w:r>
        <w:rPr>
          <w:rStyle w:val="VerbatimChar"/>
        </w:rPr>
        <w:t>problems list.</w:t>
      </w:r>
      <w:r>
        <w:br/>
      </w:r>
      <w:r>
        <w:br/>
      </w:r>
      <w:r>
        <w:rPr>
          <w:rStyle w:val="VerbatimChar"/>
        </w:rPr>
        <w:t>A problem must be supported by specific evidence in the transcript -</w:t>
      </w:r>
      <w:r>
        <w:br/>
      </w:r>
      <w:r>
        <w:rPr>
          <w:rStyle w:val="VerbatimChar"/>
        </w:rPr>
        <w:t>something the respondent actually said or demonstrably struggled with.</w:t>
      </w:r>
      <w:r>
        <w:br/>
      </w:r>
      <w:r>
        <w:rPr>
          <w:rStyle w:val="VerbatimChar"/>
        </w:rPr>
        <w:t>Do not infer problems that the respondent did not experience.</w:t>
      </w:r>
      <w:r>
        <w:br/>
      </w:r>
      <w:r>
        <w:br/>
      </w:r>
      <w:r>
        <w:rPr>
          <w:rStyle w:val="VerbatimChar"/>
        </w:rPr>
        <w:t>When a genuine problem is found, classify it using whichever of these</w:t>
      </w:r>
      <w:r>
        <w:br/>
      </w:r>
      <w:r>
        <w:rPr>
          <w:rStyle w:val="VerbatimChar"/>
        </w:rPr>
        <w:t>categories fits best:</w:t>
      </w:r>
      <w:r>
        <w:br/>
      </w:r>
      <w:r>
        <w:rPr>
          <w:rStyle w:val="VerbatimChar"/>
        </w:rPr>
        <w:t>- COMPREHENSION PROBLEMS: Respondent misunderstood or misinterpreted</w:t>
      </w:r>
      <w:r>
        <w:br/>
      </w:r>
      <w:r>
        <w:rPr>
          <w:rStyle w:val="VerbatimChar"/>
        </w:rPr>
        <w:t xml:space="preserve">  terms</w:t>
      </w:r>
      <w:r>
        <w:br/>
      </w:r>
      <w:r>
        <w:rPr>
          <w:rStyle w:val="VerbatimChar"/>
        </w:rPr>
        <w:t>- DOUBLE-BARRELLED: Question asks about two distinct things requiring</w:t>
      </w:r>
      <w:r>
        <w:br/>
      </w:r>
      <w:r>
        <w:rPr>
          <w:rStyle w:val="VerbatimChar"/>
        </w:rPr>
        <w:t xml:space="preserve">  different answers</w:t>
      </w:r>
      <w:r>
        <w:br/>
      </w:r>
      <w:r>
        <w:rPr>
          <w:rStyle w:val="VerbatimChar"/>
        </w:rPr>
        <w:t>- RETRIEVAL DIFFICULTIES: Respondent struggled to recall or estimate</w:t>
      </w:r>
      <w:r>
        <w:br/>
      </w:r>
      <w:r>
        <w:rPr>
          <w:rStyle w:val="VerbatimChar"/>
        </w:rPr>
        <w:t>- RESPONSE MAPPING FAILURES: Answer did not fit the available options</w:t>
      </w:r>
      <w:r>
        <w:br/>
      </w:r>
      <w:r>
        <w:rPr>
          <w:rStyle w:val="VerbatimChar"/>
        </w:rPr>
        <w:t>- SOCIAL DESIRABILITY / SENSITIVITY: Respondent hedged or showed</w:t>
      </w:r>
      <w:r>
        <w:br/>
      </w:r>
      <w:r>
        <w:rPr>
          <w:rStyle w:val="VerbatimChar"/>
        </w:rPr>
        <w:t xml:space="preserve">  discomfort</w:t>
      </w:r>
      <w:r>
        <w:br/>
      </w:r>
      <w:r>
        <w:rPr>
          <w:rStyle w:val="VerbatimChar"/>
        </w:rPr>
        <w:t>- PRESUPPOSITION FAILURES: Question assumed something untrue for this</w:t>
      </w:r>
      <w:r>
        <w:br/>
      </w:r>
      <w:r>
        <w:rPr>
          <w:rStyle w:val="VerbatimChar"/>
        </w:rPr>
        <w:t xml:space="preserve">  respondent</w:t>
      </w:r>
      <w:r>
        <w:br/>
      </w:r>
      <w:r>
        <w:rPr>
          <w:rStyle w:val="VerbatimChar"/>
        </w:rPr>
        <w:t>- TAUTOLOGY / LOGICAL PROBLEMS: Circularity between question wording</w:t>
      </w:r>
      <w:r>
        <w:br/>
      </w:r>
      <w:r>
        <w:rPr>
          <w:rStyle w:val="VerbatimChar"/>
        </w:rPr>
        <w:t xml:space="preserve">  and response options</w:t>
      </w:r>
      <w:r>
        <w:br/>
      </w:r>
      <w:r>
        <w:br/>
      </w:r>
      <w:r>
        <w:rPr>
          <w:rStyle w:val="VerbatimChar"/>
        </w:rPr>
        <w:lastRenderedPageBreak/>
        <w:t>If the problem does not fit any category above, use a short</w:t>
      </w:r>
      <w:r>
        <w:br/>
      </w:r>
      <w:r>
        <w:rPr>
          <w:rStyle w:val="VerbatimChar"/>
        </w:rPr>
        <w:t>descriptive label.</w:t>
      </w:r>
      <w:r>
        <w:br/>
      </w:r>
      <w:r>
        <w:br/>
      </w:r>
      <w:r>
        <w:rPr>
          <w:rStyle w:val="VerbatimChar"/>
        </w:rPr>
        <w:t>For each problem:</w:t>
      </w:r>
      <w:r>
        <w:br/>
      </w:r>
      <w:r>
        <w:rPr>
          <w:rStyle w:val="VerbatimChar"/>
        </w:rPr>
        <w:t>- Cite specific evidence from the transcript (what the respondent</w:t>
      </w:r>
      <w:r>
        <w:br/>
      </w:r>
      <w:r>
        <w:rPr>
          <w:rStyle w:val="VerbatimChar"/>
        </w:rPr>
        <w:t xml:space="preserve">  actually said)</w:t>
      </w:r>
      <w:r>
        <w:br/>
      </w:r>
      <w:r>
        <w:rPr>
          <w:rStyle w:val="VerbatimChar"/>
        </w:rPr>
        <w:t>- Rate SEVERITY 1-10: the degree to which this problem would distort</w:t>
      </w:r>
      <w:r>
        <w:br/>
      </w:r>
      <w:r>
        <w:rPr>
          <w:rStyle w:val="VerbatimChar"/>
        </w:rPr>
        <w:t xml:space="preserve">  the accuracy of the answer (1 = negligible distortion, 10 = answer</w:t>
      </w:r>
      <w:r>
        <w:br/>
      </w:r>
      <w:r>
        <w:rPr>
          <w:rStyle w:val="VerbatimChar"/>
        </w:rPr>
        <w:t xml:space="preserve">  rendered meaningless)</w:t>
      </w:r>
      <w:r>
        <w:br/>
      </w:r>
      <w:r>
        <w:br/>
      </w:r>
      <w:r>
        <w:rPr>
          <w:rStyle w:val="VerbatimChar"/>
        </w:rPr>
        <w:t>Return ONLY valid JSON, no markdown fencing:</w:t>
      </w:r>
      <w:r>
        <w:br/>
      </w:r>
      <w:r>
        <w:rPr>
          <w:rStyle w:val="VerbatimChar"/>
        </w:rPr>
        <w:t>{"respondent_id": "{respondent_id}", "problems": [{"type": "...",</w:t>
      </w:r>
      <w:r>
        <w:br/>
      </w:r>
      <w:r>
        <w:rPr>
          <w:rStyle w:val="VerbatimChar"/>
        </w:rPr>
        <w:t>"description": "...", "evidence": "...", "severity": 7}]}</w:t>
      </w:r>
    </w:p>
    <w:p w14:paraId="3D848784" w14:textId="77777777" w:rsidR="005660AF" w:rsidRDefault="00000000">
      <w:pPr>
        <w:pStyle w:val="Heading2"/>
      </w:pPr>
      <w:bookmarkStart w:id="102" w:name="cognitive-interview-synthesis-prompt"/>
      <w:bookmarkEnd w:id="101"/>
      <w:r>
        <w:t>Cognitive-testing synthesis prompt</w:t>
      </w:r>
    </w:p>
    <w:p w14:paraId="204FB796" w14:textId="77777777" w:rsidR="005660AF" w:rsidRDefault="00000000">
      <w:pPr>
        <w:pStyle w:val="SourceCode"/>
      </w:pPr>
      <w:r>
        <w:rPr>
          <w:rStyle w:val="VerbatimChar"/>
        </w:rPr>
        <w:t>System: You are a senior survey methodologist writing a cognitive</w:t>
      </w:r>
      <w:r>
        <w:br/>
      </w:r>
      <w:r>
        <w:rPr>
          <w:rStyle w:val="VerbatimChar"/>
        </w:rPr>
        <w:t>testing report. You are synthesising the results of individual</w:t>
      </w:r>
      <w:r>
        <w:br/>
      </w:r>
      <w:r>
        <w:rPr>
          <w:rStyle w:val="VerbatimChar"/>
        </w:rPr>
        <w:t>transcript analyses from a cognitive interview study.</w:t>
      </w:r>
      <w:r>
        <w:br/>
      </w:r>
      <w:r>
        <w:br/>
      </w:r>
      <w:r>
        <w:rPr>
          <w:rStyle w:val="VerbatimChar"/>
        </w:rPr>
        <w:t>User:</w:t>
      </w:r>
      <w:r>
        <w:br/>
      </w:r>
      <w:r>
        <w:rPr>
          <w:rStyle w:val="VerbatimChar"/>
        </w:rPr>
        <w:t>SURVEY QUESTION:</w:t>
      </w:r>
      <w:r>
        <w:br/>
      </w:r>
      <w:r>
        <w:rPr>
          <w:rStyle w:val="VerbatimChar"/>
        </w:rPr>
        <w:t>{question_text}</w:t>
      </w:r>
      <w:r>
        <w:br/>
      </w:r>
      <w:r>
        <w:br/>
      </w:r>
      <w:r>
        <w:rPr>
          <w:rStyle w:val="VerbatimChar"/>
        </w:rPr>
        <w:t>RESPONSE OPTIONS: {response_options}</w:t>
      </w:r>
      <w:r>
        <w:br/>
      </w:r>
      <w:r>
        <w:br/>
      </w:r>
      <w:r>
        <w:rPr>
          <w:rStyle w:val="VerbatimChar"/>
        </w:rPr>
        <w:t>Below are the coded problems identified by an analyst for each</w:t>
      </w:r>
      <w:r>
        <w:br/>
      </w:r>
      <w:r>
        <w:rPr>
          <w:rStyle w:val="VerbatimChar"/>
        </w:rPr>
        <w:t>respondent's think-aloud transcript. Each problem has a severity</w:t>
      </w:r>
      <w:r>
        <w:br/>
      </w:r>
      <w:r>
        <w:rPr>
          <w:rStyle w:val="VerbatimChar"/>
        </w:rPr>
        <w:t>score (1-10) indicating the degree to which it would distort accuracy</w:t>
      </w:r>
      <w:r>
        <w:br/>
      </w:r>
      <w:r>
        <w:rPr>
          <w:rStyle w:val="VerbatimChar"/>
        </w:rPr>
        <w:t>of the answer. Your job is to aggregate these into a summary of the</w:t>
      </w:r>
      <w:r>
        <w:br/>
      </w:r>
      <w:r>
        <w:rPr>
          <w:rStyle w:val="VerbatimChar"/>
        </w:rPr>
        <w:t>distinct problems found across respondents. Use the SAME problem type</w:t>
      </w:r>
      <w:r>
        <w:br/>
      </w:r>
      <w:r>
        <w:rPr>
          <w:rStyle w:val="VerbatimChar"/>
        </w:rPr>
        <w:t>labels as the individual analyses (e.g. if analysts coded</w:t>
      </w:r>
      <w:r>
        <w:br/>
      </w:r>
      <w:r>
        <w:rPr>
          <w:rStyle w:val="VerbatimChar"/>
        </w:rPr>
        <w:t>"DOUBLE-BARRELLED", use that label, not a paraphrase).</w:t>
      </w:r>
      <w:r>
        <w:br/>
      </w:r>
      <w:r>
        <w:br/>
      </w:r>
      <w:r>
        <w:rPr>
          <w:rStyle w:val="VerbatimChar"/>
        </w:rPr>
        <w:t>INDIVIDUAL ANALYSES:</w:t>
      </w:r>
      <w:r>
        <w:br/>
      </w:r>
      <w:r>
        <w:rPr>
          <w:rStyle w:val="VerbatimChar"/>
        </w:rPr>
        <w:t>{analyses_block}</w:t>
      </w:r>
      <w:r>
        <w:br/>
      </w:r>
      <w:r>
        <w:br/>
      </w:r>
      <w:r>
        <w:rPr>
          <w:rStyle w:val="VerbatimChar"/>
        </w:rPr>
        <w:t>For each distinct problem type that was identified:</w:t>
      </w:r>
      <w:r>
        <w:br/>
      </w:r>
      <w:r>
        <w:rPr>
          <w:rStyle w:val="VerbatimChar"/>
        </w:rPr>
        <w:t>- Use the same type label as in the individual analyses</w:t>
      </w:r>
      <w:r>
        <w:br/>
      </w:r>
      <w:r>
        <w:rPr>
          <w:rStyle w:val="VerbatimChar"/>
        </w:rPr>
        <w:t>- List which respondents showed evidence of it</w:t>
      </w:r>
      <w:r>
        <w:br/>
      </w:r>
      <w:r>
        <w:rPr>
          <w:rStyle w:val="VerbatimChar"/>
        </w:rPr>
        <w:t>- Calculate the mean severity score across respondents who had this</w:t>
      </w:r>
      <w:r>
        <w:br/>
      </w:r>
      <w:r>
        <w:rPr>
          <w:rStyle w:val="VerbatimChar"/>
        </w:rPr>
        <w:t xml:space="preserve">  problem</w:t>
      </w:r>
      <w:r>
        <w:br/>
      </w:r>
      <w:r>
        <w:rPr>
          <w:rStyle w:val="VerbatimChar"/>
        </w:rPr>
        <w:t>- Summarise the evidence across respondents</w:t>
      </w:r>
      <w:r>
        <w:br/>
      </w:r>
      <w:r>
        <w:br/>
      </w:r>
      <w:r>
        <w:rPr>
          <w:rStyle w:val="VerbatimChar"/>
        </w:rPr>
        <w:t>Return ONLY valid JSON, no markdown fencing:</w:t>
      </w:r>
      <w:r>
        <w:br/>
      </w:r>
      <w:r>
        <w:rPr>
          <w:rStyle w:val="VerbatimChar"/>
        </w:rPr>
        <w:t>{"question_id": "synthesis", "problems_detected": [{"type": "...",</w:t>
      </w:r>
      <w:r>
        <w:br/>
      </w:r>
      <w:r>
        <w:rPr>
          <w:rStyle w:val="VerbatimChar"/>
        </w:rPr>
        <w:lastRenderedPageBreak/>
        <w:t>"description": "...", "respondents_affected": [...],</w:t>
      </w:r>
      <w:r>
        <w:br/>
      </w:r>
      <w:r>
        <w:rPr>
          <w:rStyle w:val="VerbatimChar"/>
        </w:rPr>
        <w:t>"mean_severity": 6.5, "evidence_summary": "..."}]}</w:t>
      </w:r>
    </w:p>
    <w:p w14:paraId="2D42A6CC" w14:textId="77777777" w:rsidR="005660AF" w:rsidRDefault="00000000">
      <w:pPr>
        <w:pStyle w:val="Heading2"/>
      </w:pPr>
      <w:bookmarkStart w:id="103" w:name="er-restrained-expert-review-prompt"/>
      <w:bookmarkEnd w:id="102"/>
      <w:r>
        <w:t>ER-Checklist (expert review prompt)</w:t>
      </w:r>
    </w:p>
    <w:p w14:paraId="7105A783" w14:textId="77777777" w:rsidR="005660AF" w:rsidRDefault="00000000">
      <w:pPr>
        <w:pStyle w:val="SourceCode"/>
      </w:pPr>
      <w:r>
        <w:rPr>
          <w:rStyle w:val="VerbatimChar"/>
        </w:rPr>
        <w:t>SURVEY QUESTION:</w:t>
      </w:r>
      <w:r>
        <w:br/>
      </w:r>
      <w:r>
        <w:rPr>
          <w:rStyle w:val="VerbatimChar"/>
        </w:rPr>
        <w:t>{question_text}</w:t>
      </w:r>
      <w:r>
        <w:br/>
      </w:r>
      <w:r>
        <w:br/>
      </w:r>
      <w:r>
        <w:rPr>
          <w:rStyle w:val="VerbatimChar"/>
        </w:rPr>
        <w:t>RESPONSE OPTIONS: {response_options}</w:t>
      </w:r>
      <w:r>
        <w:br/>
      </w:r>
      <w:r>
        <w:br/>
      </w:r>
      <w:r>
        <w:rPr>
          <w:rStyle w:val="VerbatimChar"/>
        </w:rPr>
        <w:t>You are expert reviewer {expert_id}. Evaluate this question for</w:t>
      </w:r>
      <w:r>
        <w:br/>
      </w:r>
      <w:r>
        <w:rPr>
          <w:rStyle w:val="VerbatimChar"/>
        </w:rPr>
        <w:t>evidence of each of the following problem types:</w:t>
      </w:r>
      <w:r>
        <w:br/>
      </w:r>
      <w:r>
        <w:br/>
      </w:r>
      <w:r>
        <w:rPr>
          <w:rStyle w:val="VerbatimChar"/>
        </w:rPr>
        <w:t>1. COMPREHENSION PROBLEMS: Are any words or phrases ambiguous,</w:t>
      </w:r>
      <w:r>
        <w:br/>
      </w:r>
      <w:r>
        <w:rPr>
          <w:rStyle w:val="VerbatimChar"/>
        </w:rPr>
        <w:t xml:space="preserve">   technical, or likely to be misunderstood? Could respondents</w:t>
      </w:r>
      <w:r>
        <w:br/>
      </w:r>
      <w:r>
        <w:rPr>
          <w:rStyle w:val="VerbatimChar"/>
        </w:rPr>
        <w:t xml:space="preserve">   interpret the question differently from its intended meaning?</w:t>
      </w:r>
      <w:r>
        <w:br/>
      </w:r>
      <w:r>
        <w:rPr>
          <w:rStyle w:val="VerbatimChar"/>
        </w:rPr>
        <w:t>2. DOUBLE-BARRELLED: Does the question ask about two or more distinct</w:t>
      </w:r>
      <w:r>
        <w:br/>
      </w:r>
      <w:r>
        <w:rPr>
          <w:rStyle w:val="VerbatimChar"/>
        </w:rPr>
        <w:t xml:space="preserve">   things at once for which respondents might want to give different</w:t>
      </w:r>
      <w:r>
        <w:br/>
      </w:r>
      <w:r>
        <w:rPr>
          <w:rStyle w:val="VerbatimChar"/>
        </w:rPr>
        <w:t xml:space="preserve">   answers?</w:t>
      </w:r>
      <w:r>
        <w:br/>
      </w:r>
      <w:r>
        <w:rPr>
          <w:rStyle w:val="VerbatimChar"/>
        </w:rPr>
        <w:t>3. RETRIEVAL DIFFICULTIES: Does the question require respondents to</w:t>
      </w:r>
      <w:r>
        <w:br/>
      </w:r>
      <w:r>
        <w:rPr>
          <w:rStyle w:val="VerbatimChar"/>
        </w:rPr>
        <w:t xml:space="preserve">   recall information that may be difficult to retrieve accurately?</w:t>
      </w:r>
      <w:r>
        <w:br/>
      </w:r>
      <w:r>
        <w:rPr>
          <w:rStyle w:val="VerbatimChar"/>
        </w:rPr>
        <w:t xml:space="preserve">   Is the reference period too long, too vague, or inappropriate?</w:t>
      </w:r>
      <w:r>
        <w:br/>
      </w:r>
      <w:r>
        <w:rPr>
          <w:rStyle w:val="VerbatimChar"/>
        </w:rPr>
        <w:t>4. RESPONSE MAPPING FAILURES: Do the response options adequately</w:t>
      </w:r>
      <w:r>
        <w:br/>
      </w:r>
      <w:r>
        <w:rPr>
          <w:rStyle w:val="VerbatimChar"/>
        </w:rPr>
        <w:t xml:space="preserve">   capture the range of possible answers? Are options missing,</w:t>
      </w:r>
      <w:r>
        <w:br/>
      </w:r>
      <w:r>
        <w:rPr>
          <w:rStyle w:val="VerbatimChar"/>
        </w:rPr>
        <w:t xml:space="preserve">   overlapping, or ambiguous? Can respondents map their intended</w:t>
      </w:r>
      <w:r>
        <w:br/>
      </w:r>
      <w:r>
        <w:rPr>
          <w:rStyle w:val="VerbatimChar"/>
        </w:rPr>
        <w:t xml:space="preserve">   answer to the available options?</w:t>
      </w:r>
      <w:r>
        <w:br/>
      </w:r>
      <w:r>
        <w:rPr>
          <w:rStyle w:val="VerbatimChar"/>
        </w:rPr>
        <w:t>5. SOCIAL DESIRABILITY / SENSITIVITY: Is the question likely to</w:t>
      </w:r>
      <w:r>
        <w:br/>
      </w:r>
      <w:r>
        <w:rPr>
          <w:rStyle w:val="VerbatimChar"/>
        </w:rPr>
        <w:t xml:space="preserve">   produce socially desirable responding or discomfort?</w:t>
      </w:r>
      <w:r>
        <w:br/>
      </w:r>
      <w:r>
        <w:rPr>
          <w:rStyle w:val="VerbatimChar"/>
        </w:rPr>
        <w:t>6. PRESUPPOSITION FAILURES: Does the question assume something that</w:t>
      </w:r>
      <w:r>
        <w:br/>
      </w:r>
      <w:r>
        <w:rPr>
          <w:rStyle w:val="VerbatimChar"/>
        </w:rPr>
        <w:t xml:space="preserve">   may not be true for all respondents?</w:t>
      </w:r>
      <w:r>
        <w:br/>
      </w:r>
      <w:r>
        <w:rPr>
          <w:rStyle w:val="VerbatimChar"/>
        </w:rPr>
        <w:t>7. TAUTOLOGY / LOGICAL PROBLEMS: Is there circularity between the</w:t>
      </w:r>
      <w:r>
        <w:br/>
      </w:r>
      <w:r>
        <w:rPr>
          <w:rStyle w:val="VerbatimChar"/>
        </w:rPr>
        <w:t xml:space="preserve">   question wording and the response options?</w:t>
      </w:r>
      <w:r>
        <w:br/>
      </w:r>
      <w:r>
        <w:br/>
      </w:r>
      <w:r>
        <w:rPr>
          <w:rStyle w:val="VerbatimChar"/>
        </w:rPr>
        <w:t>This list is not exhaustive. If you identify any other problems with</w:t>
      </w:r>
      <w:r>
        <w:br/>
      </w:r>
      <w:r>
        <w:rPr>
          <w:rStyle w:val="VerbatimChar"/>
        </w:rPr>
        <w:t>the question that do not fit the categories above, include them using</w:t>
      </w:r>
      <w:r>
        <w:br/>
      </w:r>
      <w:r>
        <w:rPr>
          <w:rStyle w:val="VerbatimChar"/>
        </w:rPr>
        <w:t>a short descriptive label.</w:t>
      </w:r>
      <w:r>
        <w:br/>
      </w:r>
      <w:r>
        <w:br/>
      </w:r>
      <w:r>
        <w:rPr>
          <w:rStyle w:val="VerbatimChar"/>
        </w:rPr>
        <w:t>For each problem type listed above, state whether it is PRESENT or</w:t>
      </w:r>
      <w:r>
        <w:br/>
      </w:r>
      <w:r>
        <w:rPr>
          <w:rStyle w:val="VerbatimChar"/>
        </w:rPr>
        <w:t>ABSENT. If PRESENT: describe the specific problem, cite the relevant</w:t>
      </w:r>
      <w:r>
        <w:br/>
      </w:r>
      <w:r>
        <w:rPr>
          <w:rStyle w:val="VerbatimChar"/>
        </w:rPr>
        <w:t>words or features of the question, and rate SEVERITY 1-10 (1 =</w:t>
      </w:r>
      <w:r>
        <w:br/>
      </w:r>
      <w:r>
        <w:rPr>
          <w:rStyle w:val="VerbatimChar"/>
        </w:rPr>
        <w:t>negligible impact on data quality, 10 = answer rendered meaningless).</w:t>
      </w:r>
      <w:r>
        <w:br/>
      </w:r>
      <w:r>
        <w:rPr>
          <w:rStyle w:val="VerbatimChar"/>
        </w:rPr>
        <w:t>If ABSENT: briefly explain why.</w:t>
      </w:r>
      <w:r>
        <w:br/>
      </w:r>
      <w:r>
        <w:br/>
      </w:r>
      <w:r>
        <w:rPr>
          <w:rStyle w:val="VerbatimChar"/>
        </w:rPr>
        <w:t>Return ONLY valid JSON, no markdown fencing:</w:t>
      </w:r>
      <w:r>
        <w:br/>
      </w:r>
      <w:r>
        <w:rPr>
          <w:rStyle w:val="VerbatimChar"/>
        </w:rPr>
        <w:t>{"expert_id": "{expert_id}", "problems": [{"type": "...",</w:t>
      </w:r>
      <w:r>
        <w:br/>
      </w:r>
      <w:r>
        <w:rPr>
          <w:rStyle w:val="VerbatimChar"/>
        </w:rPr>
        <w:lastRenderedPageBreak/>
        <w:t>"description": "...", "evidence": "...", "severity": 7}],</w:t>
      </w:r>
      <w:r>
        <w:br/>
      </w:r>
      <w:r>
        <w:rPr>
          <w:rStyle w:val="VerbatimChar"/>
        </w:rPr>
        <w:t>"no_problems": ["SOCIAL DESIRABILITY / SENSITIVITY", ...]}</w:t>
      </w:r>
    </w:p>
    <w:p w14:paraId="00F850C4" w14:textId="77777777" w:rsidR="005660AF" w:rsidRDefault="00000000">
      <w:pPr>
        <w:pStyle w:val="Heading2"/>
      </w:pPr>
      <w:r>
        <w:t>ER-Open (expert review prompt)</w:t>
      </w:r>
    </w:p>
    <w:p w14:paraId="513F3290" w14:textId="77777777" w:rsidR="005660AF" w:rsidRDefault="00000000">
      <w:pPr>
        <w:pStyle w:val="SourceCode"/>
      </w:pPr>
      <w:r>
        <w:rPr>
          <w:rStyle w:val="VerbatimChar"/>
        </w:rPr>
        <w:t>SURVEY QUESTION:</w:t>
      </w:r>
      <w:r>
        <w:br/>
      </w:r>
      <w:r>
        <w:rPr>
          <w:rStyle w:val="VerbatimChar"/>
        </w:rPr>
        <w:t>{question_text}</w:t>
      </w:r>
      <w:r>
        <w:br/>
      </w:r>
      <w:r>
        <w:br/>
      </w:r>
      <w:r>
        <w:rPr>
          <w:rStyle w:val="VerbatimChar"/>
        </w:rPr>
        <w:t>RESPONSE OPTIONS: {response_options}</w:t>
      </w:r>
      <w:r>
        <w:br/>
      </w:r>
      <w:r>
        <w:br/>
      </w:r>
      <w:r>
        <w:rPr>
          <w:rStyle w:val="VerbatimChar"/>
        </w:rPr>
        <w:t>You are expert reviewer {expert_id}. Evaluate this survey question for</w:t>
      </w:r>
      <w:r>
        <w:br/>
      </w:r>
      <w:r>
        <w:rPr>
          <w:rStyle w:val="VerbatimChar"/>
        </w:rPr>
        <w:t>problems that would cause respondents difficulty when trying to answer</w:t>
      </w:r>
      <w:r>
        <w:br/>
      </w:r>
      <w:r>
        <w:rPr>
          <w:rStyle w:val="VerbatimChar"/>
        </w:rPr>
        <w:t>it, or that would reduce the accuracy of the data collected.</w:t>
      </w:r>
      <w:r>
        <w:br/>
      </w:r>
      <w:r>
        <w:br/>
      </w:r>
      <w:r>
        <w:rPr>
          <w:rStyle w:val="VerbatimChar"/>
        </w:rPr>
        <w:t>A problem must be specific to THIS question — not a generic observation</w:t>
      </w:r>
      <w:r>
        <w:br/>
      </w:r>
      <w:r>
        <w:rPr>
          <w:rStyle w:val="VerbatimChar"/>
        </w:rPr>
        <w:t>that could apply to any survey question using a rating scale or asking</w:t>
      </w:r>
      <w:r>
        <w:br/>
      </w:r>
      <w:r>
        <w:rPr>
          <w:rStyle w:val="VerbatimChar"/>
        </w:rPr>
        <w:t>about an abstract concept.</w:t>
      </w:r>
      <w:r>
        <w:br/>
      </w:r>
      <w:r>
        <w:br/>
      </w:r>
      <w:r>
        <w:rPr>
          <w:rStyle w:val="VerbatimChar"/>
        </w:rPr>
        <w:t>For each genuine problem:</w:t>
      </w:r>
      <w:r>
        <w:br/>
      </w:r>
      <w:r>
        <w:rPr>
          <w:rStyle w:val="VerbatimChar"/>
        </w:rPr>
        <w:t>- Describe the problem in plain language</w:t>
      </w:r>
      <w:r>
        <w:br/>
      </w:r>
      <w:r>
        <w:rPr>
          <w:rStyle w:val="VerbatimChar"/>
        </w:rPr>
        <w:t>- Cite the specific words, phrases, or structural features that cause</w:t>
      </w:r>
      <w:r>
        <w:br/>
      </w:r>
      <w:r>
        <w:rPr>
          <w:rStyle w:val="VerbatimChar"/>
        </w:rPr>
        <w:t xml:space="preserve">  the problem</w:t>
      </w:r>
      <w:r>
        <w:br/>
      </w:r>
      <w:r>
        <w:rPr>
          <w:rStyle w:val="VerbatimChar"/>
        </w:rPr>
        <w:t>- Rate SEVERITY 1-10: the degree to which this problem would distort</w:t>
      </w:r>
      <w:r>
        <w:br/>
      </w:r>
      <w:r>
        <w:rPr>
          <w:rStyle w:val="VerbatimChar"/>
        </w:rPr>
        <w:t xml:space="preserve">  the accuracy of responses (1 = negligible, 10 = meaningless)</w:t>
      </w:r>
      <w:r>
        <w:br/>
      </w:r>
      <w:r>
        <w:br/>
      </w:r>
      <w:r>
        <w:rPr>
          <w:rStyle w:val="VerbatimChar"/>
        </w:rPr>
        <w:t>Return ONLY valid JSON, no markdown fencing:</w:t>
      </w:r>
      <w:r>
        <w:br/>
      </w:r>
      <w:r>
        <w:rPr>
          <w:rStyle w:val="VerbatimChar"/>
        </w:rPr>
        <w:t>{"expert_id": "{expert_id}", "problems": [{"description": "...",</w:t>
      </w:r>
      <w:r>
        <w:br/>
      </w:r>
      <w:r>
        <w:rPr>
          <w:rStyle w:val="VerbatimChar"/>
        </w:rPr>
        <w:t>"evidence": "...", "severity": 7}]}</w:t>
      </w:r>
    </w:p>
    <w:p w14:paraId="0083A379" w14:textId="77777777" w:rsidR="005660AF" w:rsidRDefault="00000000">
      <w:pPr>
        <w:pStyle w:val="Heading2"/>
      </w:pPr>
      <w:bookmarkStart w:id="104" w:name="er-open-expert-review-prompt"/>
      <w:bookmarkEnd w:id="103"/>
      <w:r>
        <w:t>ER-Restrained (expert review prompt)</w:t>
      </w:r>
    </w:p>
    <w:p w14:paraId="5522F9C6" w14:textId="77777777" w:rsidR="005660AF" w:rsidRDefault="00000000">
      <w:pPr>
        <w:pStyle w:val="SourceCode"/>
      </w:pPr>
      <w:r>
        <w:rPr>
          <w:rStyle w:val="VerbatimChar"/>
        </w:rPr>
        <w:t>SURVEY QUESTION:</w:t>
      </w:r>
      <w:r>
        <w:br/>
      </w:r>
      <w:r>
        <w:rPr>
          <w:rStyle w:val="VerbatimChar"/>
        </w:rPr>
        <w:t>{question_text}</w:t>
      </w:r>
      <w:r>
        <w:br/>
      </w:r>
      <w:r>
        <w:br/>
      </w:r>
      <w:r>
        <w:rPr>
          <w:rStyle w:val="VerbatimChar"/>
        </w:rPr>
        <w:t>RESPONSE OPTIONS: {response_options}</w:t>
      </w:r>
      <w:r>
        <w:br/>
      </w:r>
      <w:r>
        <w:br/>
      </w:r>
      <w:r>
        <w:rPr>
          <w:rStyle w:val="VerbatimChar"/>
        </w:rPr>
        <w:t>You are expert reviewer {expert_id}. Evaluate this survey question for</w:t>
      </w:r>
      <w:r>
        <w:br/>
      </w:r>
      <w:r>
        <w:rPr>
          <w:rStyle w:val="VerbatimChar"/>
        </w:rPr>
        <w:t>problems that would cause respondents difficulty when trying to answer</w:t>
      </w:r>
      <w:r>
        <w:br/>
      </w:r>
      <w:r>
        <w:rPr>
          <w:rStyle w:val="VerbatimChar"/>
        </w:rPr>
        <w:t>it, or that would reduce the accuracy of the data collected.</w:t>
      </w:r>
      <w:r>
        <w:br/>
      </w:r>
      <w:r>
        <w:br/>
      </w:r>
      <w:r>
        <w:rPr>
          <w:rStyle w:val="VerbatimChar"/>
        </w:rPr>
        <w:t>Identify ONLY problems that are genuinely likely to affect respondents</w:t>
      </w:r>
      <w:r>
        <w:br/>
      </w:r>
      <w:r>
        <w:rPr>
          <w:rStyle w:val="VerbatimChar"/>
        </w:rPr>
        <w:t>answering this question. Do NOT go looking for problems that are not</w:t>
      </w:r>
      <w:r>
        <w:br/>
      </w:r>
      <w:r>
        <w:rPr>
          <w:rStyle w:val="VerbatimChar"/>
        </w:rPr>
        <w:t>there. Many well-designed survey questions will have no significant</w:t>
      </w:r>
      <w:r>
        <w:br/>
      </w:r>
      <w:r>
        <w:rPr>
          <w:rStyle w:val="VerbatimChar"/>
        </w:rPr>
        <w:t>problems. If the question is clear, well-structured, and the response</w:t>
      </w:r>
      <w:r>
        <w:br/>
      </w:r>
      <w:r>
        <w:rPr>
          <w:rStyle w:val="VerbatimChar"/>
        </w:rPr>
        <w:t>options are appropriate, return an empty problems list.</w:t>
      </w:r>
      <w:r>
        <w:br/>
      </w:r>
      <w:r>
        <w:br/>
      </w:r>
      <w:r>
        <w:rPr>
          <w:rStyle w:val="VerbatimChar"/>
        </w:rPr>
        <w:t>A problem must be specific to THIS question — not a generic observation</w:t>
      </w:r>
      <w:r>
        <w:br/>
      </w:r>
      <w:r>
        <w:rPr>
          <w:rStyle w:val="VerbatimChar"/>
        </w:rPr>
        <w:lastRenderedPageBreak/>
        <w:t>that could apply to any survey question using a rating scale or asking</w:t>
      </w:r>
      <w:r>
        <w:br/>
      </w:r>
      <w:r>
        <w:rPr>
          <w:rStyle w:val="VerbatimChar"/>
        </w:rPr>
        <w:t>about an abstract concept.</w:t>
      </w:r>
      <w:r>
        <w:br/>
      </w:r>
      <w:r>
        <w:br/>
      </w:r>
      <w:r>
        <w:rPr>
          <w:rStyle w:val="VerbatimChar"/>
        </w:rPr>
        <w:t>For each genuine problem:</w:t>
      </w:r>
      <w:r>
        <w:br/>
      </w:r>
      <w:r>
        <w:rPr>
          <w:rStyle w:val="VerbatimChar"/>
        </w:rPr>
        <w:t>- Describe the problem in plain language</w:t>
      </w:r>
      <w:r>
        <w:br/>
      </w:r>
      <w:r>
        <w:rPr>
          <w:rStyle w:val="VerbatimChar"/>
        </w:rPr>
        <w:t>- Cite the specific words, phrases, or structural features that cause</w:t>
      </w:r>
      <w:r>
        <w:br/>
      </w:r>
      <w:r>
        <w:rPr>
          <w:rStyle w:val="VerbatimChar"/>
        </w:rPr>
        <w:t xml:space="preserve">  the problem</w:t>
      </w:r>
      <w:r>
        <w:br/>
      </w:r>
      <w:r>
        <w:rPr>
          <w:rStyle w:val="VerbatimChar"/>
        </w:rPr>
        <w:t>- Rate SEVERITY 1-10: the degree to which this problem would distort</w:t>
      </w:r>
      <w:r>
        <w:br/>
      </w:r>
      <w:r>
        <w:rPr>
          <w:rStyle w:val="VerbatimChar"/>
        </w:rPr>
        <w:t xml:space="preserve">  the accuracy of responses (1 = negligible, 10 = meaningless)</w:t>
      </w:r>
      <w:r>
        <w:br/>
      </w:r>
      <w:r>
        <w:br/>
      </w:r>
      <w:r>
        <w:rPr>
          <w:rStyle w:val="VerbatimChar"/>
        </w:rPr>
        <w:t>Return ONLY valid JSON, no markdown fencing:</w:t>
      </w:r>
      <w:r>
        <w:br/>
      </w:r>
      <w:r>
        <w:rPr>
          <w:rStyle w:val="VerbatimChar"/>
        </w:rPr>
        <w:t>{"expert_id": "{expert_id}", "problems": [{"description": "...",</w:t>
      </w:r>
      <w:r>
        <w:br/>
      </w:r>
      <w:r>
        <w:rPr>
          <w:rStyle w:val="VerbatimChar"/>
        </w:rPr>
        <w:t>"evidence": "...", "severity": 7}]}</w:t>
      </w:r>
    </w:p>
    <w:p w14:paraId="39D51033" w14:textId="77777777" w:rsidR="00417E46" w:rsidRDefault="00000000">
      <w:pPr>
        <w:pStyle w:val="Heading2"/>
      </w:pPr>
      <w:r>
        <w:t>ER-Checklist synthesis prompt</w:t>
      </w:r>
    </w:p>
    <w:p w14:paraId="3DDB4FB7" w14:textId="77777777" w:rsidR="00417E46" w:rsidRDefault="00000000">
      <w:pPr>
        <w:pStyle w:val="SourceCode"/>
      </w:pPr>
      <w:r>
        <w:rPr>
          <w:rStyle w:val="VerbatimChar"/>
        </w:rPr>
        <w:t>System: You are a senior survey methodologist writing a question evaluation report.</w:t>
      </w:r>
      <w:r>
        <w:rPr>
          <w:rStyle w:val="VerbatimChar"/>
        </w:rPr>
        <w:br/>
        <w:t>You are synthesising the results of independent expert reviews of a survey question.</w:t>
      </w:r>
      <w:r>
        <w:rPr>
          <w:rStyle w:val="VerbatimChar"/>
        </w:rPr>
        <w:br/>
      </w:r>
      <w:r>
        <w:rPr>
          <w:rStyle w:val="VerbatimChar"/>
        </w:rPr>
        <w:br/>
        <w:t>User:</w:t>
      </w:r>
      <w:r>
        <w:rPr>
          <w:rStyle w:val="VerbatimChar"/>
        </w:rPr>
        <w:br/>
        <w:t>SURVEY QUESTION:</w:t>
      </w:r>
      <w:r>
        <w:rPr>
          <w:rStyle w:val="VerbatimChar"/>
        </w:rPr>
        <w:br/>
        <w:t>{question_text}</w:t>
      </w:r>
      <w:r>
        <w:rPr>
          <w:rStyle w:val="VerbatimChar"/>
        </w:rPr>
        <w:br/>
      </w:r>
      <w:r>
        <w:rPr>
          <w:rStyle w:val="VerbatimChar"/>
        </w:rPr>
        <w:br/>
        <w:t>RESPONSE OPTIONS: {response_options}</w:t>
      </w:r>
      <w:r>
        <w:rPr>
          <w:rStyle w:val="VerbatimChar"/>
        </w:rPr>
        <w:br/>
      </w:r>
      <w:r>
        <w:rPr>
          <w:rStyle w:val="VerbatimChar"/>
        </w:rPr>
        <w:br/>
        <w:t>Below are the independent evaluations from 3 expert reviewers.</w:t>
      </w:r>
      <w:r>
        <w:rPr>
          <w:rStyle w:val="VerbatimChar"/>
        </w:rPr>
        <w:br/>
        <w:t>Each identified problem has a severity score (1-10).</w:t>
      </w:r>
      <w:r>
        <w:rPr>
          <w:rStyle w:val="VerbatimChar"/>
        </w:rPr>
        <w:br/>
        <w:t>Your job is to aggregate these into a summary of the distinct problems found.</w:t>
      </w:r>
      <w:r>
        <w:rPr>
          <w:rStyle w:val="VerbatimChar"/>
        </w:rPr>
        <w:br/>
        <w:t>Use the SAME problem type labels as the individual reviews.</w:t>
      </w:r>
      <w:r>
        <w:rPr>
          <w:rStyle w:val="VerbatimChar"/>
        </w:rPr>
        <w:br/>
      </w:r>
      <w:r>
        <w:rPr>
          <w:rStyle w:val="VerbatimChar"/>
        </w:rPr>
        <w:br/>
        <w:t>EXPERT REVIEWS:</w:t>
      </w:r>
      <w:r>
        <w:rPr>
          <w:rStyle w:val="VerbatimChar"/>
        </w:rPr>
        <w:br/>
        <w:t>{reviews_block}</w:t>
      </w:r>
      <w:r>
        <w:rPr>
          <w:rStyle w:val="VerbatimChar"/>
        </w:rPr>
        <w:br/>
      </w:r>
      <w:r>
        <w:rPr>
          <w:rStyle w:val="VerbatimChar"/>
        </w:rPr>
        <w:br/>
        <w:t>For each distinct problem that was identified:</w:t>
      </w:r>
      <w:r>
        <w:rPr>
          <w:rStyle w:val="VerbatimChar"/>
        </w:rPr>
        <w:br/>
        <w:t>- Use the same type label as in the individual reviews</w:t>
      </w:r>
      <w:r>
        <w:rPr>
          <w:rStyle w:val="VerbatimChar"/>
        </w:rPr>
        <w:br/>
        <w:t>- List which experts flagged it</w:t>
      </w:r>
      <w:r>
        <w:rPr>
          <w:rStyle w:val="VerbatimChar"/>
        </w:rPr>
        <w:br/>
        <w:t>- Calculate the mean severity score across experts who flagged it</w:t>
      </w:r>
      <w:r>
        <w:rPr>
          <w:rStyle w:val="VerbatimChar"/>
        </w:rPr>
        <w:br/>
        <w:t>- Summarise the evidence</w:t>
      </w:r>
      <w:r>
        <w:rPr>
          <w:rStyle w:val="VerbatimChar"/>
        </w:rPr>
        <w:br/>
      </w:r>
      <w:r>
        <w:rPr>
          <w:rStyle w:val="VerbatimChar"/>
        </w:rPr>
        <w:br/>
        <w:t>Return ONLY valid JSON, no markdown fencing:</w:t>
      </w:r>
      <w:r>
        <w:rPr>
          <w:rStyle w:val="VerbatimChar"/>
        </w:rPr>
        <w:br/>
        <w:t>{"question_id": "synthesis", "problems_detected": [{"type": "...",</w:t>
      </w:r>
      <w:r>
        <w:rPr>
          <w:rStyle w:val="VerbatimChar"/>
        </w:rPr>
        <w:br/>
        <w:t>"description": "...", "experts_affected": ["e1", "e2"],</w:t>
      </w:r>
      <w:r>
        <w:rPr>
          <w:rStyle w:val="VerbatimChar"/>
        </w:rPr>
        <w:br/>
        <w:t>"mean_severity": 6.5, "evidence_summary": "..."}]}</w:t>
      </w:r>
    </w:p>
    <w:p w14:paraId="218DFB7F" w14:textId="10F4C7E9" w:rsidR="005660AF" w:rsidRDefault="00000000">
      <w:pPr>
        <w:pStyle w:val="Heading2"/>
      </w:pPr>
      <w:bookmarkStart w:id="105" w:name="expert-review-synthesis-prompt"/>
      <w:bookmarkEnd w:id="104"/>
      <w:r>
        <w:lastRenderedPageBreak/>
        <w:t>ER-Open and ER-Restrained synthesis prompt</w:t>
      </w:r>
    </w:p>
    <w:p w14:paraId="5EF5ECB5" w14:textId="77777777" w:rsidR="005660AF" w:rsidRDefault="00000000">
      <w:pPr>
        <w:pStyle w:val="SourceCode"/>
      </w:pPr>
      <w:r>
        <w:rPr>
          <w:rStyle w:val="VerbatimChar"/>
        </w:rPr>
        <w:t>SURVEY QUESTION:</w:t>
      </w:r>
      <w:r>
        <w:br/>
      </w:r>
      <w:r>
        <w:rPr>
          <w:rStyle w:val="VerbatimChar"/>
        </w:rPr>
        <w:t>{question_text}</w:t>
      </w:r>
      <w:r>
        <w:br/>
      </w:r>
      <w:r>
        <w:br/>
      </w:r>
      <w:r>
        <w:rPr>
          <w:rStyle w:val="VerbatimChar"/>
        </w:rPr>
        <w:t>RESPONSE OPTIONS: {response_options}</w:t>
      </w:r>
      <w:r>
        <w:br/>
      </w:r>
      <w:r>
        <w:br/>
      </w:r>
      <w:r>
        <w:rPr>
          <w:rStyle w:val="VerbatimChar"/>
        </w:rPr>
        <w:t>Below are the independent evaluations from 3 expert reviewers. Each</w:t>
      </w:r>
      <w:r>
        <w:br/>
      </w:r>
      <w:r>
        <w:rPr>
          <w:rStyle w:val="VerbatimChar"/>
        </w:rPr>
        <w:t>identified problem has a severity score (1-10). Your job is to</w:t>
      </w:r>
      <w:r>
        <w:br/>
      </w:r>
      <w:r>
        <w:rPr>
          <w:rStyle w:val="VerbatimChar"/>
        </w:rPr>
        <w:t>aggregate these into a summary of the DISTINCT problems found across</w:t>
      </w:r>
      <w:r>
        <w:br/>
      </w:r>
      <w:r>
        <w:rPr>
          <w:rStyle w:val="VerbatimChar"/>
        </w:rPr>
        <w:t>reviewers.</w:t>
      </w:r>
      <w:r>
        <w:br/>
      </w:r>
      <w:r>
        <w:br/>
      </w:r>
      <w:r>
        <w:rPr>
          <w:rStyle w:val="VerbatimChar"/>
        </w:rPr>
        <w:t>Focus on the UNDERLYING ISSUE. If multiple experts describe the same</w:t>
      </w:r>
      <w:r>
        <w:br/>
      </w:r>
      <w:r>
        <w:rPr>
          <w:rStyle w:val="VerbatimChar"/>
        </w:rPr>
        <w:t>fundamental problem — even in different words or from different</w:t>
      </w:r>
      <w:r>
        <w:br/>
      </w:r>
      <w:r>
        <w:rPr>
          <w:rStyle w:val="VerbatimChar"/>
        </w:rPr>
        <w:t>angles — merge them into a single problem. Two descriptions count as</w:t>
      </w:r>
      <w:r>
        <w:br/>
      </w:r>
      <w:r>
        <w:rPr>
          <w:rStyle w:val="VerbatimChar"/>
        </w:rPr>
        <w:t>the same problem if fixing one would also fix the other.</w:t>
      </w:r>
      <w:r>
        <w:br/>
      </w:r>
      <w:r>
        <w:br/>
      </w:r>
      <w:r>
        <w:rPr>
          <w:rStyle w:val="VerbatimChar"/>
        </w:rPr>
        <w:t>Do NOT retain problems that are generic observations applicable to any</w:t>
      </w:r>
      <w:r>
        <w:br/>
      </w:r>
      <w:r>
        <w:rPr>
          <w:rStyle w:val="VerbatimChar"/>
        </w:rPr>
        <w:t>survey question. Only retain problems specific to this question.</w:t>
      </w:r>
      <w:r>
        <w:br/>
      </w:r>
      <w:r>
        <w:br/>
      </w:r>
      <w:r>
        <w:rPr>
          <w:rStyle w:val="VerbatimChar"/>
        </w:rPr>
        <w:t>EXPERT REVIEWS:</w:t>
      </w:r>
      <w:r>
        <w:br/>
      </w:r>
      <w:r>
        <w:rPr>
          <w:rStyle w:val="VerbatimChar"/>
        </w:rPr>
        <w:t>{reviews_block}</w:t>
      </w:r>
      <w:r>
        <w:br/>
      </w:r>
      <w:r>
        <w:br/>
      </w:r>
      <w:r>
        <w:rPr>
          <w:rStyle w:val="VerbatimChar"/>
        </w:rPr>
        <w:t>For each distinct underlying problem:</w:t>
      </w:r>
      <w:r>
        <w:br/>
      </w:r>
      <w:r>
        <w:rPr>
          <w:rStyle w:val="VerbatimChar"/>
        </w:rPr>
        <w:t>- Describe the problem clearly</w:t>
      </w:r>
      <w:r>
        <w:br/>
      </w:r>
      <w:r>
        <w:rPr>
          <w:rStyle w:val="VerbatimChar"/>
        </w:rPr>
        <w:t>- List which experts flagged it</w:t>
      </w:r>
      <w:r>
        <w:br/>
      </w:r>
      <w:r>
        <w:rPr>
          <w:rStyle w:val="VerbatimChar"/>
        </w:rPr>
        <w:t>- Calculate the mean severity score across experts who flagged it</w:t>
      </w:r>
      <w:r>
        <w:br/>
      </w:r>
      <w:r>
        <w:rPr>
          <w:rStyle w:val="VerbatimChar"/>
        </w:rPr>
        <w:t>- Summarise the evidence across experts</w:t>
      </w:r>
      <w:r>
        <w:br/>
      </w:r>
      <w:r>
        <w:br/>
      </w:r>
      <w:r>
        <w:rPr>
          <w:rStyle w:val="VerbatimChar"/>
        </w:rPr>
        <w:t>Return ONLY valid JSON, no markdown fencing:</w:t>
      </w:r>
      <w:r>
        <w:br/>
      </w:r>
      <w:r>
        <w:rPr>
          <w:rStyle w:val="VerbatimChar"/>
        </w:rPr>
        <w:t>{"question_id": "synthesis", "problems_detected": [{"description":</w:t>
      </w:r>
      <w:r>
        <w:br/>
      </w:r>
      <w:r>
        <w:rPr>
          <w:rStyle w:val="VerbatimChar"/>
        </w:rPr>
        <w:t>"...", "experts_affected": ["e1", "e2"], "mean_severity": 6.5,</w:t>
      </w:r>
      <w:r>
        <w:br/>
      </w:r>
      <w:r>
        <w:rPr>
          <w:rStyle w:val="VerbatimChar"/>
        </w:rPr>
        <w:t>"evidence_summary": "..."}]}</w:t>
      </w:r>
    </w:p>
    <w:p w14:paraId="1B86D717" w14:textId="77777777" w:rsidR="005660AF" w:rsidRDefault="005660AF">
      <w:pPr>
        <w:pStyle w:val="FirstParagraph"/>
      </w:pPr>
    </w:p>
    <w:p w14:paraId="1EF64016" w14:textId="608B1CCD" w:rsidR="005660AF" w:rsidRDefault="00000000">
      <w:pPr>
        <w:pStyle w:val="Heading1"/>
      </w:pPr>
      <w:bookmarkStart w:id="106" w:name="app:transcripts"/>
      <w:bookmarkEnd w:id="95"/>
      <w:bookmarkEnd w:id="105"/>
      <w:r>
        <w:t>Appendix D Illustrative CI-Structured transcripts across LLMs</w:t>
      </w:r>
    </w:p>
    <w:p w14:paraId="68053E58" w14:textId="77777777" w:rsidR="005660AF" w:rsidRDefault="00000000">
      <w:pPr>
        <w:pStyle w:val="FirstParagraph"/>
      </w:pPr>
      <w:r>
        <w:t>The following transcripts illustrate the contrast between GPT-4o and Qwen3-32B on the CI-Structured configuration, applied to question F1 (“How satisfied or dissatisfied are you with the recycling services and street cleaning provided by your local council?”). Both synthetic respondents share the same backstory profile and follow the same four-stage cognitive framework. The GPT-4o synthetic respondent navigates each stage compliantly, acknowledging the double-barrelled structure but proceeding without flagging it as a problem. The Qwen3 synthetic respondent treats each stage as an opportunity to articulate difficulties, explicitly questioning whether the two services should be evaluated separately and scrutinising the response scale.</w:t>
      </w:r>
    </w:p>
    <w:p w14:paraId="2C359235" w14:textId="77777777" w:rsidR="005660AF" w:rsidRDefault="00000000">
      <w:pPr>
        <w:pStyle w:val="Heading2"/>
      </w:pPr>
      <w:bookmarkStart w:id="107" w:name="gpt-4o-respondent-r3"/>
      <w:r>
        <w:lastRenderedPageBreak/>
        <w:t>GPT-4o (Synthetic respondent r3)</w:t>
      </w:r>
    </w:p>
    <w:p w14:paraId="1E36C5BC" w14:textId="77777777" w:rsidR="005660AF" w:rsidRDefault="00000000">
      <w:pPr>
        <w:pStyle w:val="SourceCode"/>
      </w:pPr>
      <w:r>
        <w:rPr>
          <w:rStyle w:val="VerbatimChar"/>
        </w:rPr>
        <w:t>1. COMPREHENSION: The question is asking me how happy or unhappy I am</w:t>
      </w:r>
      <w:r>
        <w:br/>
      </w:r>
      <w:r>
        <w:rPr>
          <w:rStyle w:val="VerbatimChar"/>
        </w:rPr>
        <w:t>with the recycling services and street cleaning that my local council</w:t>
      </w:r>
      <w:r>
        <w:br/>
      </w:r>
      <w:r>
        <w:rPr>
          <w:rStyle w:val="VerbatimChar"/>
        </w:rPr>
        <w:t>provides. It wants to know my level of satisfaction or dissatisfaction</w:t>
      </w:r>
      <w:r>
        <w:br/>
      </w:r>
      <w:r>
        <w:rPr>
          <w:rStyle w:val="VerbatimChar"/>
        </w:rPr>
        <w:t>with these services. The question seems clear to me, and I don't find</w:t>
      </w:r>
      <w:r>
        <w:br/>
      </w:r>
      <w:r>
        <w:rPr>
          <w:rStyle w:val="VerbatimChar"/>
        </w:rPr>
        <w:t>any words or phrases confusing.</w:t>
      </w:r>
      <w:r>
        <w:br/>
      </w:r>
      <w:r>
        <w:br/>
      </w:r>
      <w:r>
        <w:rPr>
          <w:rStyle w:val="VerbatimChar"/>
        </w:rPr>
        <w:t>2. RETRIEVAL: To answer this, I'm thinking about my experiences with</w:t>
      </w:r>
      <w:r>
        <w:br/>
      </w:r>
      <w:r>
        <w:rPr>
          <w:rStyle w:val="VerbatimChar"/>
        </w:rPr>
        <w:t>recycling and street cleaning in my area. I need to recall how often</w:t>
      </w:r>
      <w:r>
        <w:br/>
      </w:r>
      <w:r>
        <w:rPr>
          <w:rStyle w:val="VerbatimChar"/>
        </w:rPr>
        <w:t>I see recycling collected, whether it's done efficiently, and how</w:t>
      </w:r>
      <w:r>
        <w:br/>
      </w:r>
      <w:r>
        <w:rPr>
          <w:rStyle w:val="VerbatimChar"/>
        </w:rPr>
        <w:t>clean the streets are. I'm also considering if there have been any</w:t>
      </w:r>
      <w:r>
        <w:br/>
      </w:r>
      <w:r>
        <w:rPr>
          <w:rStyle w:val="VerbatimChar"/>
        </w:rPr>
        <w:t>recent issues or improvements that stood out to me.</w:t>
      </w:r>
      <w:r>
        <w:br/>
      </w:r>
      <w:r>
        <w:br/>
      </w:r>
      <w:r>
        <w:rPr>
          <w:rStyle w:val="VerbatimChar"/>
        </w:rPr>
        <w:t>3. JUDGEMENT: I need to consider both recycling and street cleaning</w:t>
      </w:r>
      <w:r>
        <w:br/>
      </w:r>
      <w:r>
        <w:rPr>
          <w:rStyle w:val="VerbatimChar"/>
        </w:rPr>
        <w:t>together, which means I have to weigh my satisfaction with both</w:t>
      </w:r>
      <w:r>
        <w:br/>
      </w:r>
      <w:r>
        <w:rPr>
          <w:rStyle w:val="VerbatimChar"/>
        </w:rPr>
        <w:t>services to come up with one overall answer. This feels a bit tricky</w:t>
      </w:r>
      <w:r>
        <w:br/>
      </w:r>
      <w:r>
        <w:rPr>
          <w:rStyle w:val="VerbatimChar"/>
        </w:rPr>
        <w:t>because I might feel differently about each service. However,</w:t>
      </w:r>
      <w:r>
        <w:br/>
      </w:r>
      <w:r>
        <w:rPr>
          <w:rStyle w:val="VerbatimChar"/>
        </w:rPr>
        <w:t>generally, if one is noticeably better or worse, that might tip the</w:t>
      </w:r>
      <w:r>
        <w:br/>
      </w:r>
      <w:r>
        <w:rPr>
          <w:rStyle w:val="VerbatimChar"/>
        </w:rPr>
        <w:t>scale for my overall judgment.</w:t>
      </w:r>
      <w:r>
        <w:br/>
      </w:r>
      <w:r>
        <w:br/>
      </w:r>
      <w:r>
        <w:rPr>
          <w:rStyle w:val="VerbatimChar"/>
        </w:rPr>
        <w:t>4. RESPONSE MAPPING: Looking at the options, I think "Fairly</w:t>
      </w:r>
      <w:r>
        <w:br/>
      </w:r>
      <w:r>
        <w:rPr>
          <w:rStyle w:val="VerbatimChar"/>
        </w:rPr>
        <w:t>dissatisfied" might fit best. I recall some issues with recycling</w:t>
      </w:r>
      <w:r>
        <w:br/>
      </w:r>
      <w:r>
        <w:rPr>
          <w:rStyle w:val="VerbatimChar"/>
        </w:rPr>
        <w:t>collections being inconsistent, and the streets don't always seem</w:t>
      </w:r>
      <w:r>
        <w:br/>
      </w:r>
      <w:r>
        <w:rPr>
          <w:rStyle w:val="VerbatimChar"/>
        </w:rPr>
        <w:t>as clean as they could be. This option seems to capture my general</w:t>
      </w:r>
      <w:r>
        <w:br/>
      </w:r>
      <w:r>
        <w:rPr>
          <w:rStyle w:val="VerbatimChar"/>
        </w:rPr>
        <w:t>feeling that there's room for improvement, but I'm not completely</w:t>
      </w:r>
      <w:r>
        <w:br/>
      </w:r>
      <w:r>
        <w:rPr>
          <w:rStyle w:val="VerbatimChar"/>
        </w:rPr>
        <w:t>unhappy with the services.</w:t>
      </w:r>
      <w:r>
        <w:br/>
      </w:r>
      <w:r>
        <w:br/>
      </w:r>
      <w:r>
        <w:rPr>
          <w:rStyle w:val="VerbatimChar"/>
        </w:rPr>
        <w:t>5. CHOSEN ANSWER: Fairly dissatisfied.</w:t>
      </w:r>
      <w:r>
        <w:br/>
      </w:r>
      <w:r>
        <w:br/>
      </w:r>
      <w:r>
        <w:rPr>
          <w:rStyle w:val="VerbatimChar"/>
        </w:rPr>
        <w:t>6. CONFIDENCE: I'd rate my confidence at 4. I'm fairly sure about</w:t>
      </w:r>
      <w:r>
        <w:br/>
      </w:r>
      <w:r>
        <w:rPr>
          <w:rStyle w:val="VerbatimChar"/>
        </w:rPr>
        <w:t>my answer based on my recent experiences, but there's a bit of</w:t>
      </w:r>
      <w:r>
        <w:br/>
      </w:r>
      <w:r>
        <w:rPr>
          <w:rStyle w:val="VerbatimChar"/>
        </w:rPr>
        <w:t>uncertainty because I might not be fully considering all aspects</w:t>
      </w:r>
      <w:r>
        <w:br/>
      </w:r>
      <w:r>
        <w:rPr>
          <w:rStyle w:val="VerbatimChar"/>
        </w:rPr>
        <w:t>of the services.</w:t>
      </w:r>
    </w:p>
    <w:p w14:paraId="364C85E7" w14:textId="77777777" w:rsidR="005660AF" w:rsidRDefault="00000000">
      <w:pPr>
        <w:pStyle w:val="FirstParagraph"/>
      </w:pPr>
      <w:r>
        <w:rPr>
          <w:i/>
          <w:iCs/>
        </w:rPr>
        <w:t>LLM analyst coding: One problem identified — difficulty combining satisfaction with two distinct services into a single response.</w:t>
      </w:r>
    </w:p>
    <w:p w14:paraId="30B9C922" w14:textId="77777777" w:rsidR="005660AF" w:rsidRDefault="00000000">
      <w:pPr>
        <w:pStyle w:val="Heading2"/>
      </w:pPr>
      <w:bookmarkStart w:id="108" w:name="qwen3-32b-respondent-r3"/>
      <w:bookmarkEnd w:id="107"/>
      <w:r>
        <w:t>Qwen3-32B (Synthetic respondent r3)</w:t>
      </w:r>
    </w:p>
    <w:p w14:paraId="6265EB80" w14:textId="77777777" w:rsidR="005660AF" w:rsidRDefault="00000000">
      <w:pPr>
        <w:pStyle w:val="SourceCode"/>
      </w:pPr>
      <w:r>
        <w:rPr>
          <w:rStyle w:val="VerbatimChar"/>
        </w:rPr>
        <w:t>1. COMPREHENSION: Okay, let me read the question again. It says, "How</w:t>
      </w:r>
      <w:r>
        <w:br/>
      </w:r>
      <w:r>
        <w:rPr>
          <w:rStyle w:val="VerbatimChar"/>
        </w:rPr>
        <w:t>satisfied or dissatisfied are you with the recycling services and</w:t>
      </w:r>
      <w:r>
        <w:br/>
      </w:r>
      <w:r>
        <w:rPr>
          <w:rStyle w:val="VerbatimChar"/>
        </w:rPr>
        <w:t>street cleaning provided by your local council?" So, basically,</w:t>
      </w:r>
      <w:r>
        <w:br/>
      </w:r>
      <w:r>
        <w:rPr>
          <w:rStyle w:val="VerbatimChar"/>
        </w:rPr>
        <w:t>they're asking me to rate how happy or unhappy I am with the work my</w:t>
      </w:r>
      <w:r>
        <w:br/>
      </w:r>
      <w:r>
        <w:rPr>
          <w:rStyle w:val="VerbatimChar"/>
        </w:rPr>
        <w:t>local council does when it comes to recycling and keeping the streets</w:t>
      </w:r>
      <w:r>
        <w:br/>
      </w:r>
      <w:r>
        <w:rPr>
          <w:rStyle w:val="VerbatimChar"/>
        </w:rPr>
        <w:t>clean. I think I get it. It's asking about two things: one is the</w:t>
      </w:r>
      <w:r>
        <w:br/>
      </w:r>
      <w:r>
        <w:rPr>
          <w:rStyle w:val="VerbatimChar"/>
        </w:rPr>
        <w:t>recycling service -- like how often they collect, how easy it is,</w:t>
      </w:r>
      <w:r>
        <w:br/>
      </w:r>
      <w:r>
        <w:rPr>
          <w:rStyle w:val="VerbatimChar"/>
        </w:rPr>
        <w:lastRenderedPageBreak/>
        <w:t>whether they sort it properly -- and the other is street cleaning --</w:t>
      </w:r>
      <w:r>
        <w:br/>
      </w:r>
      <w:r>
        <w:rPr>
          <w:rStyle w:val="VerbatimChar"/>
        </w:rPr>
        <w:t>like how clean the streets are, how often they sweep or clean up</w:t>
      </w:r>
      <w:r>
        <w:br/>
      </w:r>
      <w:r>
        <w:rPr>
          <w:rStyle w:val="VerbatimChar"/>
        </w:rPr>
        <w:t>litter, that kind of thing. I don't think there's any confusion in</w:t>
      </w:r>
      <w:r>
        <w:br/>
      </w:r>
      <w:r>
        <w:rPr>
          <w:rStyle w:val="VerbatimChar"/>
        </w:rPr>
        <w:t>the wording, but it does combine two separate services into one</w:t>
      </w:r>
      <w:r>
        <w:br/>
      </w:r>
      <w:r>
        <w:rPr>
          <w:rStyle w:val="VerbatimChar"/>
        </w:rPr>
        <w:t>question. I wonder if I need to consider them as one or if I can</w:t>
      </w:r>
      <w:r>
        <w:br/>
      </w:r>
      <w:r>
        <w:rPr>
          <w:rStyle w:val="VerbatimChar"/>
        </w:rPr>
        <w:t>treat them separately in my mind.</w:t>
      </w:r>
      <w:r>
        <w:br/>
      </w:r>
      <w:r>
        <w:br/>
      </w:r>
      <w:r>
        <w:rPr>
          <w:rStyle w:val="VerbatimChar"/>
        </w:rPr>
        <w:t>2. RETRIEVAL: Hmm, let me think. I live in the North West, so I</w:t>
      </w:r>
      <w:r>
        <w:br/>
      </w:r>
      <w:r>
        <w:rPr>
          <w:rStyle w:val="VerbatimChar"/>
        </w:rPr>
        <w:t>guess that's somewhere like Greater Manchester, maybe Salford or</w:t>
      </w:r>
      <w:r>
        <w:br/>
      </w:r>
      <w:r>
        <w:rPr>
          <w:rStyle w:val="VerbatimChar"/>
        </w:rPr>
        <w:t>Wigan -- I don't know the exact area, but I know the local council</w:t>
      </w:r>
      <w:r>
        <w:br/>
      </w:r>
      <w:r>
        <w:rPr>
          <w:rStyle w:val="VerbatimChar"/>
        </w:rPr>
        <w:t>is responsible for these services. I don't do much recycling myself,</w:t>
      </w:r>
      <w:r>
        <w:br/>
      </w:r>
      <w:r>
        <w:rPr>
          <w:rStyle w:val="VerbatimChar"/>
        </w:rPr>
        <w:t>to be honest. I've tried a bit, but it can be confusing sometimes.</w:t>
      </w:r>
      <w:r>
        <w:br/>
      </w:r>
      <w:r>
        <w:rPr>
          <w:rStyle w:val="VerbatimChar"/>
        </w:rPr>
        <w:t>I think the bins are collected once a week, but I've seen people in</w:t>
      </w:r>
      <w:r>
        <w:br/>
      </w:r>
      <w:r>
        <w:rPr>
          <w:rStyle w:val="VerbatimChar"/>
        </w:rPr>
        <w:t>my area put out the wrong stuff in the wrong bins, and then the</w:t>
      </w:r>
      <w:r>
        <w:br/>
      </w:r>
      <w:r>
        <w:rPr>
          <w:rStyle w:val="VerbatimChar"/>
        </w:rPr>
        <w:t>council just ignores it or throws it all in the same lorry. So that</w:t>
      </w:r>
      <w:r>
        <w:br/>
      </w:r>
      <w:r>
        <w:rPr>
          <w:rStyle w:val="VerbatimChar"/>
        </w:rPr>
        <w:t>feels like a bit of a waste. As for street cleaning, I don't think</w:t>
      </w:r>
      <w:r>
        <w:br/>
      </w:r>
      <w:r>
        <w:rPr>
          <w:rStyle w:val="VerbatimChar"/>
        </w:rPr>
        <w:t>they do it very often. I've noticed a lot of litter in the streets,</w:t>
      </w:r>
      <w:r>
        <w:br/>
      </w:r>
      <w:r>
        <w:rPr>
          <w:rStyle w:val="VerbatimChar"/>
        </w:rPr>
        <w:t>especially near the bus stops and outside supermarkets.</w:t>
      </w:r>
      <w:r>
        <w:br/>
      </w:r>
      <w:r>
        <w:br/>
      </w:r>
      <w:r>
        <w:rPr>
          <w:rStyle w:val="VerbatimChar"/>
        </w:rPr>
        <w:t>3. JUDGEMENT: So, I need to rate my overall satisfaction with both</w:t>
      </w:r>
      <w:r>
        <w:br/>
      </w:r>
      <w:r>
        <w:rPr>
          <w:rStyle w:val="VerbatimChar"/>
        </w:rPr>
        <w:t>services combined. I don't hate it, but I'm not happy with it</w:t>
      </w:r>
      <w:r>
        <w:br/>
      </w:r>
      <w:r>
        <w:rPr>
          <w:rStyle w:val="VerbatimChar"/>
        </w:rPr>
        <w:t>either. The recycling is a bit hit and miss, and the street cleaning</w:t>
      </w:r>
      <w:r>
        <w:br/>
      </w:r>
      <w:r>
        <w:rPr>
          <w:rStyle w:val="VerbatimChar"/>
        </w:rPr>
        <w:t>is just not frequent enough. I would say that I'm leaning towards</w:t>
      </w:r>
      <w:r>
        <w:br/>
      </w:r>
      <w:r>
        <w:rPr>
          <w:rStyle w:val="VerbatimChar"/>
        </w:rPr>
        <w:t>being dissatisfied, but not very dissatisfied. I wonder if the</w:t>
      </w:r>
      <w:r>
        <w:br/>
      </w:r>
      <w:r>
        <w:rPr>
          <w:rStyle w:val="VerbatimChar"/>
        </w:rPr>
        <w:t>question wants me to consider how the service compares to other areas</w:t>
      </w:r>
      <w:r>
        <w:br/>
      </w:r>
      <w:r>
        <w:rPr>
          <w:rStyle w:val="VerbatimChar"/>
        </w:rPr>
        <w:t>or just to my own expectations. I think it's about how I personally</w:t>
      </w:r>
      <w:r>
        <w:br/>
      </w:r>
      <w:r>
        <w:rPr>
          <w:rStyle w:val="VerbatimChar"/>
        </w:rPr>
        <w:t>feel about the service I'm getting.</w:t>
      </w:r>
      <w:r>
        <w:br/>
      </w:r>
      <w:r>
        <w:br/>
      </w:r>
      <w:r>
        <w:rPr>
          <w:rStyle w:val="VerbatimChar"/>
        </w:rPr>
        <w:t>4. RESPONSE MAPPING: Looking at the options: Very satisfied, Fairly</w:t>
      </w:r>
      <w:r>
        <w:br/>
      </w:r>
      <w:r>
        <w:rPr>
          <w:rStyle w:val="VerbatimChar"/>
        </w:rPr>
        <w:t>satisfied, Neither satisfied nor dissatisfied, Fairly dissatisfied,</w:t>
      </w:r>
      <w:r>
        <w:br/>
      </w:r>
      <w:r>
        <w:rPr>
          <w:rStyle w:val="VerbatimChar"/>
        </w:rPr>
        <w:t>Very dissatisfied. I don't feel I can say I'm satisfied at all. I'm</w:t>
      </w:r>
      <w:r>
        <w:br/>
      </w:r>
      <w:r>
        <w:rPr>
          <w:rStyle w:val="VerbatimChar"/>
        </w:rPr>
        <w:t>not neutral either -- there's definitely a sense of disappointment.</w:t>
      </w:r>
      <w:r>
        <w:br/>
      </w:r>
      <w:r>
        <w:rPr>
          <w:rStyle w:val="VerbatimChar"/>
        </w:rPr>
        <w:t>So I think Fairly dissatisfied is the closest. I don't think the</w:t>
      </w:r>
      <w:r>
        <w:br/>
      </w:r>
      <w:r>
        <w:rPr>
          <w:rStyle w:val="VerbatimChar"/>
        </w:rPr>
        <w:t>options are missing anything, but I do wonder if the categories are</w:t>
      </w:r>
      <w:r>
        <w:br/>
      </w:r>
      <w:r>
        <w:rPr>
          <w:rStyle w:val="VerbatimChar"/>
        </w:rPr>
        <w:t>evenly spaced in terms of how people might feel. I don't think I'm</w:t>
      </w:r>
      <w:r>
        <w:br/>
      </w:r>
      <w:r>
        <w:rPr>
          <w:rStyle w:val="VerbatimChar"/>
        </w:rPr>
        <w:t>being forced into a category that doesn't fit, but it's a bit of</w:t>
      </w:r>
      <w:r>
        <w:br/>
      </w:r>
      <w:r>
        <w:rPr>
          <w:rStyle w:val="VerbatimChar"/>
        </w:rPr>
        <w:t>a compromise.</w:t>
      </w:r>
      <w:r>
        <w:br/>
      </w:r>
      <w:r>
        <w:br/>
      </w:r>
      <w:r>
        <w:rPr>
          <w:rStyle w:val="VerbatimChar"/>
        </w:rPr>
        <w:t>5. CHOSEN ANSWER: Fairly dissatisfied.</w:t>
      </w:r>
      <w:r>
        <w:br/>
      </w:r>
      <w:r>
        <w:br/>
      </w:r>
      <w:r>
        <w:rPr>
          <w:rStyle w:val="VerbatimChar"/>
        </w:rPr>
        <w:t>6. CONFIDENCE: I'd say I'm fairly confident in that answer -- maybe</w:t>
      </w:r>
      <w:r>
        <w:br/>
      </w:r>
      <w:r>
        <w:rPr>
          <w:rStyle w:val="VerbatimChar"/>
        </w:rPr>
        <w:t>a 3 out of 5.</w:t>
      </w:r>
    </w:p>
    <w:p w14:paraId="7B0878A5" w14:textId="77777777" w:rsidR="005660AF" w:rsidRDefault="00000000">
      <w:pPr>
        <w:pStyle w:val="FirstParagraph"/>
      </w:pPr>
      <w:r>
        <w:rPr>
          <w:i/>
          <w:iCs/>
        </w:rPr>
        <w:t>LLM analyst coding: Two problems identified — (1) uncertainty about whether to evaluate the two services separately or together; (2) limited personal perspective constraining the evaluation.</w:t>
      </w:r>
      <w:bookmarkEnd w:id="106"/>
      <w:bookmarkEnd w:id="108"/>
    </w:p>
    <w:p w14:paraId="0F094868" w14:textId="77777777" w:rsidR="00FA45BA" w:rsidRDefault="00000000">
      <w:pPr>
        <w:pStyle w:val="Heading1"/>
      </w:pPr>
      <w:r>
        <w:lastRenderedPageBreak/>
        <w:t>Appendix E Problem-matching protocol</w:t>
      </w:r>
    </w:p>
    <w:p w14:paraId="722B77FF" w14:textId="77777777" w:rsidR="00FA45BA" w:rsidRDefault="00000000">
      <w:pPr>
        <w:pStyle w:val="FirstParagraph"/>
      </w:pPr>
      <w:r>
        <w:t>For each question, every pipeline-identified problem was paired with every answer-key problem. An LLM matching judge saw the survey question and both problem descriptions and classified each pair as an exact match (same problem and framing), approximate match (same underlying issue with different emphasis or scope), or no match. One-to-one matches were assigned first from exact matches and then from approximate matches among the remaining problems. Both exact and approximate matches counted as detections; unmatched pipeline problems were provisional false positives and unmatched answer-key problems were misses.</w:t>
      </w:r>
    </w:p>
    <w:p w14:paraId="08A77703" w14:textId="0902CE6F" w:rsidR="00FA45BA" w:rsidRDefault="00000000">
      <w:pPr>
        <w:pStyle w:val="BodyText"/>
      </w:pPr>
      <w:r>
        <w:t xml:space="preserve">The six primary GPT-4o runs were judged independently by Claude Opus 4.6 and GPT-5.4 at temperature 0 to maximise consistency, using identical prompts. </w:t>
      </w:r>
      <w:del w:id="109" w:author="Thomas Robinson" w:date="2026-09-11T17:29:00Z">
        <w:r>
          <w:delText>The judges agreed on 721 of 764 classifications (94.4%). For the 43 disagreements,</w:delText>
        </w:r>
      </w:del>
      <w:ins w:id="110" w:author="Thomas Robinson" w:date="2026-09-11T17:29:00Z">
        <w:r>
          <w:t>The judges agreed on match versus no-match status for 721 of 764 pairs (94.4%); three-category agreement was 710 of 764 (92.9%). For the 43 binary disagreements,</w:t>
        </w:r>
      </w:ins>
      <w:r>
        <w:t xml:space="preserve"> the first author reviewed the question, both problem descriptions and available evidence; the judges’ classifications were visible, so adjudication was not blinded. Llama-3.3, Qwen3 and Opus 5 outputs were matched by GPT-5.4 alone. The matching judge used for the repeated GPT-4o summaries cannot be verified from the retained files.</w:t>
      </w:r>
    </w:p>
    <w:sectPr w:rsidR="00FA45BA">
      <w:footerReference w:type="default" r:id="rId31"/>
      <w:footnotePr>
        <w:numRestart w:val="eachSect"/>
      </w:footnotePr>
      <w:pgSz w:w="11906" w:h="16838"/>
      <w:pgMar w:top="1417" w:right="1417" w:bottom="1417" w:left="1417" w:header="709" w:footer="70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5" w:author="Thomas Robinson" w:date="2026-09-13T18:30:00Z" w:initials="TR">
    <w:p w14:paraId="1B06E8DF" w14:textId="77777777" w:rsidR="00BB1D8F" w:rsidRDefault="00BB1D8F" w:rsidP="00BB1D8F">
      <w:r>
        <w:rPr>
          <w:rStyle w:val="CommentReference"/>
        </w:rPr>
        <w:annotationRef/>
      </w:r>
      <w:r>
        <w:rPr>
          <w:sz w:val="20"/>
          <w:szCs w:val="20"/>
        </w:rPr>
        <w:t>Somewhat undermines the cost effectiveness argument?</w:t>
      </w:r>
    </w:p>
  </w:comment>
  <w:comment w:id="18" w:author="Thomas Robinson" w:date="2026-09-13T18:32:00Z" w:initials="TR">
    <w:p w14:paraId="6C268E44" w14:textId="77777777" w:rsidR="006D4430" w:rsidRDefault="006D4430" w:rsidP="006D4430">
      <w:r>
        <w:rPr>
          <w:rStyle w:val="CommentReference"/>
        </w:rPr>
        <w:annotationRef/>
      </w:r>
      <w:r>
        <w:rPr>
          <w:sz w:val="20"/>
          <w:szCs w:val="20"/>
        </w:rPr>
        <w:t xml:space="preserve">I changed this in the intro, because it reads awkward to me, though it may be a common term in surv. meth. work?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B06E8DF" w15:done="0"/>
  <w15:commentEx w15:paraId="6C268E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DA86E05" w16cex:dateUtc="2026-09-13T17:30:00Z"/>
  <w16cex:commentExtensible w16cex:durableId="1A2788CE" w16cex:dateUtc="2026-09-13T17: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B06E8DF" w16cid:durableId="6DA86E05"/>
  <w16cid:commentId w16cid:paraId="6C268E44" w16cid:durableId="1A2788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02C623" w14:textId="77777777" w:rsidR="001160C5" w:rsidRDefault="001160C5">
      <w:pPr>
        <w:spacing w:after="0" w:line="240" w:lineRule="auto"/>
      </w:pPr>
      <w:r>
        <w:separator/>
      </w:r>
    </w:p>
  </w:endnote>
  <w:endnote w:type="continuationSeparator" w:id="0">
    <w:p w14:paraId="1880FFB4" w14:textId="77777777" w:rsidR="001160C5" w:rsidRDefault="00116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DF1A59" w14:textId="77777777" w:rsidR="005660AF" w:rsidRDefault="00000000">
    <w:pPr>
      <w:spacing w:after="0"/>
      <w:jc w:val="center"/>
    </w:pPr>
    <w:r>
      <w:rPr>
        <w:color w:val="666666"/>
        <w:sz w:val="18"/>
      </w:rPr>
      <w:fldChar w:fldCharType="begin"/>
    </w:r>
    <w:r>
      <w:rPr>
        <w:color w:val="666666"/>
        <w:sz w:val="18"/>
      </w:rPr>
      <w:instrText xml:space="preserve"> PAGE \* MERGEFORMAT </w:instrText>
    </w:r>
    <w:r>
      <w:rPr>
        <w:color w:val="666666"/>
        <w:sz w:val="18"/>
      </w:rP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7D45CE" w14:textId="77777777" w:rsidR="001160C5" w:rsidRDefault="001160C5">
      <w:pPr>
        <w:spacing w:after="0" w:line="240" w:lineRule="auto"/>
      </w:pPr>
      <w:r>
        <w:separator/>
      </w:r>
    </w:p>
  </w:footnote>
  <w:footnote w:type="continuationSeparator" w:id="0">
    <w:p w14:paraId="47380AF7" w14:textId="77777777" w:rsidR="001160C5" w:rsidRDefault="001160C5">
      <w:pPr>
        <w:spacing w:after="0" w:line="240" w:lineRule="auto"/>
      </w:pPr>
      <w:r>
        <w:continuationSeparator/>
      </w:r>
    </w:p>
  </w:footnote>
  <w:footnote w:id="1">
    <w:p w14:paraId="56599E9B" w14:textId="40CCD3B0" w:rsidR="004F0D16" w:rsidRPr="004F0D16" w:rsidRDefault="004F0D16">
      <w:pPr>
        <w:pStyle w:val="FootnoteText"/>
        <w:rPr>
          <w:lang w:val="en-GB"/>
        </w:rPr>
      </w:pPr>
      <w:r>
        <w:rPr>
          <w:rStyle w:val="FootnoteReference"/>
        </w:rPr>
        <w:footnoteRef/>
      </w:r>
      <w:r>
        <w:t xml:space="preserve"> </w:t>
      </w:r>
      <w:r>
        <w:rPr>
          <w:sz w:val="18"/>
          <w:szCs w:val="18"/>
        </w:rPr>
        <w:t>Here, independent means that the three reviewer outputs are generated in separate stateless LLM calls, each with a distinct reviewer identifier. The LLM does not retain memory across calls, so each reviewer’s assessment is generated without access to the other reviewers’ outputs.</w:t>
      </w:r>
    </w:p>
  </w:footnote>
  <w:footnote w:id="2">
    <w:p w14:paraId="4726756D" w14:textId="71D3092F" w:rsidR="005660AF" w:rsidRPr="005F3111" w:rsidRDefault="00000000">
      <w:pPr>
        <w:pStyle w:val="FootnoteText"/>
        <w:rPr>
          <w:sz w:val="20"/>
          <w:szCs w:val="20"/>
        </w:rPr>
      </w:pPr>
      <w:r>
        <w:rPr>
          <w:rStyle w:val="FootnoteReference"/>
        </w:rPr>
        <w:footnoteRef/>
      </w:r>
      <w:r>
        <w:t xml:space="preserve"> </w:t>
      </w:r>
      <w:r w:rsidRPr="005F3111">
        <w:rPr>
          <w:sz w:val="20"/>
          <w:szCs w:val="20"/>
        </w:rPr>
        <w:t xml:space="preserve">Llama-3.3-70B is run with AWQ 4-bit quantisation (approximately 36GB VRAM) on a single NVIDIA RTX 6000 Ada </w:t>
      </w:r>
      <w:ins w:id="30" w:author="Thomas Robinson" w:date="2026-09-13T19:15:00Z" w16du:dateUtc="2026-09-13T18:15:00Z">
        <w:r w:rsidR="009708A2">
          <w:rPr>
            <w:sz w:val="20"/>
            <w:szCs w:val="20"/>
          </w:rPr>
          <w:t xml:space="preserve">Generation </w:t>
        </w:r>
      </w:ins>
      <w:r w:rsidRPr="005F3111">
        <w:rPr>
          <w:sz w:val="20"/>
          <w:szCs w:val="20"/>
        </w:rPr>
        <w:t>4</w:t>
      </w:r>
      <w:ins w:id="31" w:author="Thomas Robinson" w:date="2026-09-13T19:15:00Z" w16du:dateUtc="2026-09-13T18:15:00Z">
        <w:r w:rsidR="009708A2">
          <w:rPr>
            <w:sz w:val="20"/>
            <w:szCs w:val="20"/>
          </w:rPr>
          <w:t>8</w:t>
        </w:r>
      </w:ins>
      <w:del w:id="32" w:author="Thomas Robinson" w:date="2026-09-13T19:15:00Z" w16du:dateUtc="2026-09-13T18:15:00Z">
        <w:r w:rsidRPr="005F3111" w:rsidDel="009708A2">
          <w:rPr>
            <w:sz w:val="20"/>
            <w:szCs w:val="20"/>
          </w:rPr>
          <w:delText>9</w:delText>
        </w:r>
      </w:del>
      <w:r w:rsidRPr="005F3111">
        <w:rPr>
          <w:sz w:val="20"/>
          <w:szCs w:val="20"/>
        </w:rPr>
        <w:t>GB GPU.</w:t>
      </w:r>
    </w:p>
  </w:footnote>
  <w:footnote w:id="3">
    <w:p w14:paraId="2973BDA0" w14:textId="77777777" w:rsidR="005660AF" w:rsidRPr="005F3111" w:rsidRDefault="00000000">
      <w:pPr>
        <w:pStyle w:val="FootnoteText"/>
        <w:rPr>
          <w:sz w:val="22"/>
          <w:szCs w:val="22"/>
        </w:rPr>
      </w:pPr>
      <w:r>
        <w:rPr>
          <w:rStyle w:val="FootnoteReference"/>
        </w:rPr>
        <w:footnoteRef/>
      </w:r>
      <w:r>
        <w:t xml:space="preserve"> </w:t>
      </w:r>
      <w:r w:rsidRPr="005F3111">
        <w:rPr>
          <w:sz w:val="20"/>
          <w:szCs w:val="20"/>
        </w:rPr>
        <w:t>Qwen3-32B is run with FP8 quantisation. Qwen3 generates reasoning blocks by default; a wrapper suppresses these by appending a no-think instruction and stripping reasoning tags from responses.</w:t>
      </w:r>
    </w:p>
  </w:footnote>
  <w:footnote w:id="4">
    <w:p w14:paraId="583E7399" w14:textId="77777777" w:rsidR="007A602D" w:rsidRPr="005F3111" w:rsidRDefault="00000000">
      <w:pPr>
        <w:pStyle w:val="FootnoteText"/>
        <w:rPr>
          <w:sz w:val="22"/>
          <w:szCs w:val="22"/>
        </w:rPr>
      </w:pPr>
      <w:r>
        <w:rPr>
          <w:rStyle w:val="FootnoteReference"/>
        </w:rPr>
        <w:footnoteRef/>
      </w:r>
      <w:r>
        <w:t xml:space="preserve"> </w:t>
      </w:r>
      <w:r w:rsidRPr="005F3111">
        <w:rPr>
          <w:sz w:val="20"/>
          <w:szCs w:val="20"/>
        </w:rPr>
        <w:t xml:space="preserve">The open-weight runs were conducted in March 2026. Opus 5 was added in August 2026 during revision </w:t>
      </w:r>
      <w:r w:rsidR="008A54F7">
        <w:rPr>
          <w:sz w:val="20"/>
          <w:szCs w:val="20"/>
        </w:rPr>
        <w:t xml:space="preserve">of the originally submitted manuscript </w:t>
      </w:r>
      <w:r w:rsidRPr="005F3111">
        <w:rPr>
          <w:sz w:val="20"/>
          <w:szCs w:val="20"/>
        </w:rPr>
        <w:t>to provide a comparison with a more recent proprietary LLM. Repeating the complete main experiment and human assessment was not feasible, so the Opus results are based on one run per configuration and should be treated as a supplementary temporal comparison.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2F686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14A8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90679780">
    <w:abstractNumId w:val="0"/>
  </w:num>
  <w:num w:numId="2" w16cid:durableId="69207248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homas Robinson">
    <w15:presenceInfo w15:providerId="AD" w15:userId="S::T.Robinson7@lse.ac.uk::749bf6bc-7190-4c0d-9c1a-2f3ae273e1c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660AF"/>
    <w:rsid w:val="0000658B"/>
    <w:rsid w:val="000325DC"/>
    <w:rsid w:val="00073E74"/>
    <w:rsid w:val="0008045D"/>
    <w:rsid w:val="00080C01"/>
    <w:rsid w:val="00097CF8"/>
    <w:rsid w:val="000C464C"/>
    <w:rsid w:val="000F677E"/>
    <w:rsid w:val="001124DB"/>
    <w:rsid w:val="0011490D"/>
    <w:rsid w:val="001160C5"/>
    <w:rsid w:val="0012380B"/>
    <w:rsid w:val="001A0DDD"/>
    <w:rsid w:val="001C5A2E"/>
    <w:rsid w:val="001D5431"/>
    <w:rsid w:val="00246D22"/>
    <w:rsid w:val="00246D40"/>
    <w:rsid w:val="0029406E"/>
    <w:rsid w:val="002A1ACB"/>
    <w:rsid w:val="002A4623"/>
    <w:rsid w:val="002A51A7"/>
    <w:rsid w:val="002B65DD"/>
    <w:rsid w:val="002D100F"/>
    <w:rsid w:val="003610EC"/>
    <w:rsid w:val="00396472"/>
    <w:rsid w:val="003B079B"/>
    <w:rsid w:val="003C1BD9"/>
    <w:rsid w:val="003C5EDB"/>
    <w:rsid w:val="003D694A"/>
    <w:rsid w:val="003E7295"/>
    <w:rsid w:val="003F2A0A"/>
    <w:rsid w:val="004044C5"/>
    <w:rsid w:val="00417E46"/>
    <w:rsid w:val="00424646"/>
    <w:rsid w:val="00425BA6"/>
    <w:rsid w:val="0044094E"/>
    <w:rsid w:val="00464DDC"/>
    <w:rsid w:val="004A46D2"/>
    <w:rsid w:val="004B75DF"/>
    <w:rsid w:val="004F0D16"/>
    <w:rsid w:val="00504620"/>
    <w:rsid w:val="00507832"/>
    <w:rsid w:val="0051567B"/>
    <w:rsid w:val="005162C3"/>
    <w:rsid w:val="00533CDE"/>
    <w:rsid w:val="00536819"/>
    <w:rsid w:val="00541048"/>
    <w:rsid w:val="005469C0"/>
    <w:rsid w:val="00546B6D"/>
    <w:rsid w:val="005660AF"/>
    <w:rsid w:val="0057194B"/>
    <w:rsid w:val="005A1C17"/>
    <w:rsid w:val="005A2FD7"/>
    <w:rsid w:val="005A6F6B"/>
    <w:rsid w:val="005F3111"/>
    <w:rsid w:val="00601577"/>
    <w:rsid w:val="00632512"/>
    <w:rsid w:val="00640ADF"/>
    <w:rsid w:val="006517BD"/>
    <w:rsid w:val="00663E8C"/>
    <w:rsid w:val="00691ECE"/>
    <w:rsid w:val="006962AA"/>
    <w:rsid w:val="006D43C2"/>
    <w:rsid w:val="006D4430"/>
    <w:rsid w:val="007269B4"/>
    <w:rsid w:val="0074771E"/>
    <w:rsid w:val="0075320D"/>
    <w:rsid w:val="007876AE"/>
    <w:rsid w:val="007A602D"/>
    <w:rsid w:val="007C333D"/>
    <w:rsid w:val="007E1A18"/>
    <w:rsid w:val="007E4595"/>
    <w:rsid w:val="007E46C2"/>
    <w:rsid w:val="007E66BE"/>
    <w:rsid w:val="007F71A7"/>
    <w:rsid w:val="008103A6"/>
    <w:rsid w:val="00865F02"/>
    <w:rsid w:val="008970EC"/>
    <w:rsid w:val="008A54F7"/>
    <w:rsid w:val="008B4893"/>
    <w:rsid w:val="008F715E"/>
    <w:rsid w:val="00900FC7"/>
    <w:rsid w:val="00935621"/>
    <w:rsid w:val="009708A2"/>
    <w:rsid w:val="009C0AC3"/>
    <w:rsid w:val="009C5B77"/>
    <w:rsid w:val="009D628B"/>
    <w:rsid w:val="009E5D1C"/>
    <w:rsid w:val="00A42164"/>
    <w:rsid w:val="00A6204D"/>
    <w:rsid w:val="00A64A30"/>
    <w:rsid w:val="00AA6566"/>
    <w:rsid w:val="00AB33AA"/>
    <w:rsid w:val="00AF069C"/>
    <w:rsid w:val="00B307A7"/>
    <w:rsid w:val="00B31B5D"/>
    <w:rsid w:val="00B34E31"/>
    <w:rsid w:val="00B44D53"/>
    <w:rsid w:val="00B62819"/>
    <w:rsid w:val="00B77D8A"/>
    <w:rsid w:val="00B825EE"/>
    <w:rsid w:val="00B83F1F"/>
    <w:rsid w:val="00BA4388"/>
    <w:rsid w:val="00BA4592"/>
    <w:rsid w:val="00BB1D8F"/>
    <w:rsid w:val="00BE35AB"/>
    <w:rsid w:val="00BF1E61"/>
    <w:rsid w:val="00BF6D5C"/>
    <w:rsid w:val="00C64E5D"/>
    <w:rsid w:val="00C66DB1"/>
    <w:rsid w:val="00C74299"/>
    <w:rsid w:val="00CB632B"/>
    <w:rsid w:val="00CE0C72"/>
    <w:rsid w:val="00D1554B"/>
    <w:rsid w:val="00DB3543"/>
    <w:rsid w:val="00DC376A"/>
    <w:rsid w:val="00DC5857"/>
    <w:rsid w:val="00DD60E0"/>
    <w:rsid w:val="00E02785"/>
    <w:rsid w:val="00E459B2"/>
    <w:rsid w:val="00E7065E"/>
    <w:rsid w:val="00E87900"/>
    <w:rsid w:val="00EB4B4D"/>
    <w:rsid w:val="00ED534C"/>
    <w:rsid w:val="00EE729C"/>
    <w:rsid w:val="00F10E63"/>
    <w:rsid w:val="00F11E0B"/>
    <w:rsid w:val="00F2327A"/>
    <w:rsid w:val="00F44A84"/>
    <w:rsid w:val="00F55485"/>
    <w:rsid w:val="00F77EE2"/>
    <w:rsid w:val="00FA4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EB6668"/>
  <w15:docId w15:val="{2A6FD437-AD1F-5446-BE8D-9C2C83604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40" w:line="283" w:lineRule="auto"/>
    </w:pPr>
    <w:rPr>
      <w:rFonts w:ascii="Times New Roman" w:eastAsia="Times New Roman" w:hAnsi="Times New Roman"/>
      <w:color w:val="000000"/>
      <w:sz w:val="23"/>
    </w:rPr>
  </w:style>
  <w:style w:type="paragraph" w:styleId="Heading1">
    <w:name w:val="heading 1"/>
    <w:basedOn w:val="Normal"/>
    <w:next w:val="BodyText"/>
    <w:link w:val="Heading1Char"/>
    <w:uiPriority w:val="9"/>
    <w:qFormat/>
    <w:rsid w:val="00A10FD9"/>
    <w:pPr>
      <w:keepNext/>
      <w:keepLines/>
      <w:spacing w:before="320" w:after="160"/>
      <w:outlineLvl w:val="0"/>
    </w:pPr>
    <w:rPr>
      <w:rFonts w:asciiTheme="majorHAnsi" w:eastAsiaTheme="majorEastAsia" w:hAnsiTheme="majorHAnsi" w:cstheme="majorBidi"/>
      <w:b/>
      <w:sz w:val="30"/>
      <w:szCs w:val="40"/>
    </w:rPr>
  </w:style>
  <w:style w:type="paragraph" w:styleId="Heading2">
    <w:name w:val="heading 2"/>
    <w:basedOn w:val="Normal"/>
    <w:next w:val="BodyText"/>
    <w:link w:val="Heading2Char"/>
    <w:uiPriority w:val="9"/>
    <w:unhideWhenUsed/>
    <w:qFormat/>
    <w:rsid w:val="00A10FD9"/>
    <w:pPr>
      <w:keepNext/>
      <w:keepLines/>
      <w:spacing w:before="260" w:after="120"/>
      <w:outlineLvl w:val="1"/>
    </w:pPr>
    <w:rPr>
      <w:rFonts w:asciiTheme="majorHAnsi" w:eastAsiaTheme="majorEastAsia" w:hAnsiTheme="majorHAnsi" w:cstheme="majorBidi"/>
      <w:b/>
      <w:sz w:val="26"/>
      <w:szCs w:val="32"/>
    </w:rPr>
  </w:style>
  <w:style w:type="paragraph" w:styleId="Heading3">
    <w:name w:val="heading 3"/>
    <w:basedOn w:val="Normal"/>
    <w:next w:val="BodyText"/>
    <w:link w:val="Heading3Char"/>
    <w:uiPriority w:val="9"/>
    <w:semiHidden/>
    <w:unhideWhenUsed/>
    <w:qFormat/>
    <w:rsid w:val="00A10FD9"/>
    <w:pPr>
      <w:keepNext/>
      <w:keepLines/>
      <w:spacing w:before="200" w:after="80"/>
      <w:outlineLvl w:val="2"/>
    </w:pPr>
    <w:rPr>
      <w:rFonts w:eastAsiaTheme="majorEastAsia" w:cstheme="majorBidi"/>
      <w:b/>
      <w:szCs w:val="28"/>
    </w:rPr>
  </w:style>
  <w:style w:type="paragraph" w:styleId="Heading4">
    <w:name w:val="heading 4"/>
    <w:basedOn w:val="Normal"/>
    <w:next w:val="BodyText"/>
    <w:link w:val="Heading4Char"/>
    <w:uiPriority w:val="9"/>
    <w:semiHidden/>
    <w:unhideWhenUsed/>
    <w:qFormat/>
    <w:rsid w:val="00A10FD9"/>
    <w:pPr>
      <w:keepNext/>
      <w:keepLines/>
      <w:spacing w:before="160" w:after="60"/>
      <w:outlineLvl w:val="3"/>
    </w:pPr>
    <w:rPr>
      <w:rFonts w:eastAsiaTheme="majorEastAsia" w:cstheme="majorBidi"/>
      <w:b/>
      <w:iCs/>
      <w:sz w:val="22"/>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200" w:line="240" w:lineRule="auto"/>
      <w:contextualSpacing/>
      <w:jc w:val="center"/>
    </w:pPr>
    <w:rPr>
      <w:rFonts w:asciiTheme="majorHAnsi" w:eastAsiaTheme="majorEastAsia" w:hAnsiTheme="majorHAnsi" w:cstheme="majorBidi"/>
      <w:b/>
      <w:sz w:val="32"/>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after="100"/>
    </w:pPr>
    <w:rPr>
      <w:rFonts w:ascii="Times New Roman" w:hAnsi="Times New Roman"/>
      <w:b w:val="0"/>
      <w:color w:val="444444"/>
      <w:spacing w:val="15"/>
      <w:sz w:val="22"/>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200" w:line="264" w:lineRule="auto"/>
      <w:ind w:left="504" w:right="504"/>
    </w:pPr>
    <w:rPr>
      <w:sz w:val="21"/>
      <w:szCs w:val="20"/>
    </w:rPr>
  </w:style>
  <w:style w:type="paragraph" w:styleId="Bibliography">
    <w:name w:val="Bibliography"/>
    <w:basedOn w:val="Normal"/>
    <w:qFormat/>
    <w:pPr>
      <w:spacing w:after="80" w:line="240" w:lineRule="auto"/>
      <w:ind w:left="360" w:hanging="360"/>
    </w:pPr>
    <w:rPr>
      <w:sz w:val="20"/>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keepNext/>
      <w:spacing w:before="160" w:after="80"/>
    </w:pPr>
    <w:rPr>
      <w:i/>
      <w:sz w:val="19"/>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7E1A18"/>
    <w:pPr>
      <w:spacing w:after="0"/>
    </w:pPr>
    <w:rPr>
      <w:rFonts w:ascii="Times New Roman" w:eastAsia="Times New Roman" w:hAnsi="Times New Roman"/>
      <w:color w:val="000000"/>
      <w:sz w:val="23"/>
    </w:rPr>
  </w:style>
  <w:style w:type="character" w:styleId="FollowedHyperlink">
    <w:name w:val="FollowedHyperlink"/>
    <w:basedOn w:val="DefaultParagraphFont"/>
    <w:rsid w:val="00BA4388"/>
    <w:rPr>
      <w:color w:val="96607D" w:themeColor="followedHyperlink"/>
      <w:u w:val="single"/>
    </w:rPr>
  </w:style>
  <w:style w:type="character" w:styleId="PlaceholderText">
    <w:name w:val="Placeholder Text"/>
    <w:basedOn w:val="DefaultParagraphFont"/>
    <w:rsid w:val="00663E8C"/>
    <w:rPr>
      <w:color w:val="666666"/>
    </w:rPr>
  </w:style>
  <w:style w:type="paragraph" w:styleId="NormalWeb">
    <w:name w:val="Normal (Web)"/>
    <w:basedOn w:val="Normal"/>
    <w:rsid w:val="008B4893"/>
    <w:rPr>
      <w:rFonts w:cs="Times New Roman"/>
      <w:sz w:val="24"/>
    </w:rPr>
  </w:style>
  <w:style w:type="character" w:styleId="CommentReference">
    <w:name w:val="annotation reference"/>
    <w:basedOn w:val="DefaultParagraphFont"/>
    <w:rsid w:val="00BB1D8F"/>
    <w:rPr>
      <w:sz w:val="16"/>
      <w:szCs w:val="16"/>
    </w:rPr>
  </w:style>
  <w:style w:type="paragraph" w:styleId="CommentText">
    <w:name w:val="annotation text"/>
    <w:basedOn w:val="Normal"/>
    <w:link w:val="CommentTextChar"/>
    <w:rsid w:val="00BB1D8F"/>
    <w:pPr>
      <w:spacing w:line="240" w:lineRule="auto"/>
    </w:pPr>
    <w:rPr>
      <w:sz w:val="20"/>
      <w:szCs w:val="20"/>
    </w:rPr>
  </w:style>
  <w:style w:type="character" w:customStyle="1" w:styleId="CommentTextChar">
    <w:name w:val="Comment Text Char"/>
    <w:basedOn w:val="DefaultParagraphFont"/>
    <w:link w:val="CommentText"/>
    <w:rsid w:val="00BB1D8F"/>
    <w:rPr>
      <w:rFonts w:ascii="Times New Roman" w:eastAsia="Times New Roman" w:hAnsi="Times New Roman"/>
      <w:color w:val="000000"/>
      <w:sz w:val="20"/>
      <w:szCs w:val="20"/>
    </w:rPr>
  </w:style>
  <w:style w:type="paragraph" w:styleId="CommentSubject">
    <w:name w:val="annotation subject"/>
    <w:basedOn w:val="CommentText"/>
    <w:next w:val="CommentText"/>
    <w:link w:val="CommentSubjectChar"/>
    <w:rsid w:val="00BB1D8F"/>
    <w:rPr>
      <w:b/>
      <w:bCs/>
    </w:rPr>
  </w:style>
  <w:style w:type="character" w:customStyle="1" w:styleId="CommentSubjectChar">
    <w:name w:val="Comment Subject Char"/>
    <w:basedOn w:val="CommentTextChar"/>
    <w:link w:val="CommentSubject"/>
    <w:rsid w:val="00BB1D8F"/>
    <w:rPr>
      <w:rFonts w:ascii="Times New Roman" w:eastAsia="Times New Roman" w:hAnsi="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oceedings.mlr.press/v202/aher23a.html" TargetMode="External"/><Relationship Id="rId18" Type="http://schemas.openxmlformats.org/officeDocument/2006/relationships/hyperlink" Target="https://doi.org/10.1093/jssam/smad047" TargetMode="External"/><Relationship Id="rId26" Type="http://schemas.openxmlformats.org/officeDocument/2006/relationships/hyperlink" Target="https://proceedings.mlr.press/v202/santurkar23a.html" TargetMode="External"/><Relationship Id="rId3" Type="http://schemas.openxmlformats.org/officeDocument/2006/relationships/styles" Target="styles.xml"/><Relationship Id="rId21" Type="http://schemas.openxmlformats.org/officeDocument/2006/relationships/hyperlink" Target="https://doi.org/10.48550/arXiv.2306.07951"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hyperlink" Target="https://www.jstor.org/stable/41288411" TargetMode="External"/><Relationship Id="rId25" Type="http://schemas.openxmlformats.org/officeDocument/2006/relationships/hyperlink" Target="https://doi.org/10.48550/arXiv.2407.11409" TargetMode="External"/><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doi.org/10.1093/poq/nfm006" TargetMode="External"/><Relationship Id="rId20" Type="http://schemas.openxmlformats.org/officeDocument/2006/relationships/hyperlink" Target="https://doi.org/10.1016/j.tics.2023.04.008" TargetMode="External"/><Relationship Id="rId29" Type="http://schemas.openxmlformats.org/officeDocument/2006/relationships/hyperlink" Target="https://doi.org/10.4135/978141298365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doi.org/10.1002/0471654728.ch1"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31234/osf.io/5b26t" TargetMode="External"/><Relationship Id="rId23" Type="http://schemas.openxmlformats.org/officeDocument/2006/relationships/hyperlink" Target="https://doi.org/10.2307/270979" TargetMode="External"/><Relationship Id="rId28" Type="http://schemas.openxmlformats.org/officeDocument/2006/relationships/hyperlink" Target="https://doi.org/10.1038/s42256-025-00986-z" TargetMode="External"/><Relationship Id="rId10" Type="http://schemas.microsoft.com/office/2016/09/relationships/commentsIds" Target="commentsIds.xml"/><Relationship Id="rId19" Type="http://schemas.openxmlformats.org/officeDocument/2006/relationships/hyperlink" Target="https://doi.org/10.4135/9781473910102" TargetMode="External"/><Relationship Id="rId31"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i.org/10.1017/pan.2023.2" TargetMode="External"/><Relationship Id="rId22" Type="http://schemas.openxmlformats.org/officeDocument/2006/relationships/hyperlink" Target="https://doi.org/10.1177/08944393251337014" TargetMode="External"/><Relationship Id="rId27" Type="http://schemas.openxmlformats.org/officeDocument/2006/relationships/hyperlink" Target="https://doi.org/10.1002/mar.21982" TargetMode="External"/><Relationship Id="rId30" Type="http://schemas.openxmlformats.org/officeDocument/2006/relationships/hyperlink" Target="https://osf.io/uaxv9/overview?view_only=d21f2d254dc5475a987c1a0c62cb1199" TargetMode="Externa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D7838-3C21-4C40-87BC-6D7D10D91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34</Pages>
  <Words>14124</Words>
  <Characters>82063</Characters>
  <Application>Microsoft Office Word</Application>
  <DocSecurity>0</DocSecurity>
  <Lines>2051</Lines>
  <Paragraphs>769</Paragraphs>
  <ScaleCrop>false</ScaleCrop>
  <HeadingPairs>
    <vt:vector size="2" baseType="variant">
      <vt:variant>
        <vt:lpstr>Title</vt:lpstr>
      </vt:variant>
      <vt:variant>
        <vt:i4>1</vt:i4>
      </vt:variant>
    </vt:vector>
  </HeadingPairs>
  <TitlesOfParts>
    <vt:vector size="1" baseType="lpstr">
      <vt:lpstr>LLMs for Survey Pretesting</vt:lpstr>
    </vt:vector>
  </TitlesOfParts>
  <Company/>
  <LinksUpToDate>false</LinksUpToDate>
  <CharactersWithSpaces>95418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LLMs for Survey Pretesting</dc:title>
  <dc:subject>Revision working document with Track Changes enabled</dc:subject>
  <dc:creator>Patrick Sturgis, Caroline Roberts, and Thomas Robinson</dc:creator>
  <cp:keywords/>
  <cp:lastModifiedBy>Thomas Robinson</cp:lastModifiedBy>
  <cp:revision>66</cp:revision>
  <dcterms:created xsi:type="dcterms:W3CDTF">2026-09-01T14:14:00Z</dcterms:created>
  <dcterms:modified xsi:type="dcterms:W3CDTF">2026-09-13T18:33:00Z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investigates whether large language models (LLMs) can approximate canonical human question review procedures. We compare three prompt variants for simulated cognitive testing against a simpler expert review approach using a set of 20 questions containing deliberately embedded problems, with 7 items from the European Social Survey used as a control set. The best-performing configuration, a guided cognitive testing variant, detects 75% of known problems with a small false positive rate. As with their human counterparts, simulated cognitive testing and expert review detect different types of problem, suggesting the two approaches are complementary and could fruitfully be used in tandem. Detection and false positive rates are sensitive to prompt design and model choice: structured prompts that work well on open-weight models perform poorly on the proprietary model tested, and open-weight models achieve higher detection rates but much poorer discrimination between flawed and well-designed questions. A full evaluation of a 20-item questionnaire completes in under an hour at a cost of a few dollars, orders of magnitude faster and cheaper than human pretesting. These findings suggest that LLM-based question testing has the potential to provide a useful complement to human pretesting, particularly for early-stage screening of large item sets and in situations where resource constraints mean human-testing is not possible.</vt:lpwstr>
  </property>
  <property fmtid="{D5CDD505-2E9C-101B-9397-08002B2CF9AE}" pid="3" name="bibliography">
    <vt:lpwstr/>
  </property>
  <property fmtid="{D5CDD505-2E9C-101B-9397-08002B2CF9AE}" pid="4" name="date">
    <vt:lpwstr> 1Department of Methodology, London School of Economics and Political Science 2Department of Sociology, University of Lausanne March 2026 </vt:lpwstr>
  </property>
  <property fmtid="{D5CDD505-2E9C-101B-9397-08002B2CF9AE}" pid="5" name="reference-section-title">
    <vt:lpwstr>References</vt:lpwstr>
  </property>
</Properties>
</file>